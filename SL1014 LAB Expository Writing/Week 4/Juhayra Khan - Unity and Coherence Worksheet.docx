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4" w:val="single"/>
        </w:pBdr>
        <w:jc w:val="left"/>
        <w:rPr>
          <w:b w:val="1"/>
          <w:bCs w:val="1"/>
          <w:sz w:val="28"/>
          <w:szCs w:val="28"/>
        </w:rPr>
      </w:pPr>
      <w:r w:rsidDel="00000000" w:rsidR="00000000" w:rsidRPr="00000000">
        <w:rPr>
          <w:b w:val="1"/>
          <w:bCs w:val="1"/>
          <w:sz w:val="28"/>
          <w:szCs w:val="28"/>
          <w:rtl w:val="0"/>
        </w:rPr>
        <w:t xml:space="preserve">Name: </w:t>
      </w:r>
      <w:r w:rsidDel="00000000" w:rsidR="00000000" w:rsidRPr="00000000">
        <w:rPr>
          <w:b w:val="1"/>
          <w:bCs w:val="1"/>
          <w:sz w:val="28"/>
          <w:szCs w:val="28"/>
          <w:shd w:fill="d9ead3" w:val="clear"/>
          <w:rtl w:val="0"/>
        </w:rPr>
        <w:t xml:space="preserve">Juhayra Khan</w:t>
      </w:r>
      <w:r w:rsidDel="00000000" w:rsidR="00000000" w:rsidRPr="00000000">
        <w:rPr>
          <w:b w:val="1"/>
          <w:bCs w:val="1"/>
          <w:sz w:val="28"/>
          <w:szCs w:val="28"/>
          <w:rtl w:val="0"/>
        </w:rPr>
        <w:t xml:space="preserve">              Section:</w:t>
      </w:r>
      <w:r w:rsidDel="00000000" w:rsidR="00000000" w:rsidRPr="00000000">
        <w:rPr>
          <w:b w:val="1"/>
          <w:bCs w:val="1"/>
          <w:sz w:val="28"/>
          <w:szCs w:val="28"/>
          <w:shd w:fill="d9ead3" w:val="clear"/>
          <w:rtl w:val="0"/>
        </w:rPr>
        <w:t xml:space="preserve"> BCS-F1</w:t>
      </w:r>
      <w:r w:rsidDel="00000000" w:rsidR="00000000" w:rsidRPr="00000000">
        <w:rPr>
          <w:b w:val="1"/>
          <w:bCs w:val="1"/>
          <w:sz w:val="28"/>
          <w:szCs w:val="28"/>
          <w:rtl w:val="0"/>
        </w:rPr>
        <w:t xml:space="preserve">     Total Marks: 25</w:t>
      </w:r>
    </w:p>
    <w:p w:rsidR="00000000" w:rsidDel="00000000" w:rsidP="00000000" w:rsidRDefault="00000000" w:rsidRPr="00000000" w14:paraId="00000002">
      <w:pPr>
        <w:pBdr>
          <w:bottom w:color="000000" w:space="1" w:sz="4" w:val="single"/>
        </w:pBdr>
        <w:jc w:val="center"/>
        <w:rPr>
          <w:b w:val="1"/>
          <w:bCs w:val="1"/>
          <w:sz w:val="28"/>
          <w:szCs w:val="28"/>
        </w:rPr>
      </w:pPr>
      <w:r w:rsidDel="00000000" w:rsidR="00000000" w:rsidRPr="00000000">
        <w:rPr>
          <w:b w:val="1"/>
          <w:bCs w:val="1"/>
          <w:sz w:val="28"/>
          <w:szCs w:val="28"/>
          <w:rtl w:val="0"/>
        </w:rPr>
        <w:t xml:space="preserve">Activity 1: Diagnosing and Improving Paragraph Structure</w:t>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Part A: unity (</w:t>
      </w:r>
      <w:sdt>
        <w:sdtPr>
          <w:id w:val="-1533607322"/>
          <w:tag w:val="goog_rdk_0"/>
        </w:sdtPr>
        <w:sdtContent>
          <w:ins w:author="Nimrah Nazim" w:id="0" w:date="2026-02-28T16:13:55Z">
            <w:r w:rsidDel="00000000" w:rsidR="00000000" w:rsidRPr="00000000">
              <w:rPr>
                <w:b w:val="1"/>
                <w:bCs w:val="1"/>
                <w:sz w:val="28"/>
                <w:szCs w:val="28"/>
                <w:rtl w:val="0"/>
              </w:rPr>
              <w:t xml:space="preserve">4/</w:t>
            </w:r>
          </w:ins>
        </w:sdtContent>
      </w:sdt>
      <w:r w:rsidDel="00000000" w:rsidR="00000000" w:rsidRPr="00000000">
        <w:rPr>
          <w:b w:val="1"/>
          <w:bCs w:val="1"/>
          <w:sz w:val="28"/>
          <w:szCs w:val="28"/>
          <w:rtl w:val="0"/>
        </w:rPr>
        <w:t xml:space="preserve">8)</w:t>
      </w:r>
    </w:p>
    <w:p w:rsidR="00000000" w:rsidDel="00000000" w:rsidP="00000000" w:rsidRDefault="00000000" w:rsidRPr="00000000" w14:paraId="00000004">
      <w:pPr>
        <w:jc w:val="both"/>
        <w:rPr>
          <w:b w:val="1"/>
          <w:bCs w:val="1"/>
        </w:rPr>
      </w:pPr>
      <w:r w:rsidDel="00000000" w:rsidR="00000000" w:rsidRPr="00000000">
        <w:rPr>
          <w:b w:val="1"/>
          <w:bCs w:val="1"/>
          <w:rtl w:val="0"/>
        </w:rPr>
        <w:t xml:space="preserve">The following paragraph lacks unity because some sentences, although thematically related, do not directly support the main idea. Read the paragraph carefully and identify the sentences that disrupt unity. For each selected sentence, briefly explain why it does not contribute to the central argument of the paragraph. </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Adolescence is a challenging stage of life that requires understanding and patience from parents. As teenagers seek greater independence, many parents struggle to adjust their expectations, which can create tension at home. Some parents interpret questioning behaviour as disrespect rather than a sign of growing maturity. </w:t>
      </w:r>
      <w:sdt>
        <w:sdtPr>
          <w:id w:val="1367862569"/>
          <w:tag w:val="goog_rdk_1"/>
        </w:sdtPr>
        <w:sdtContent>
          <w:r w:rsidDel="00000000" w:rsidR="00000000" w:rsidRPr="00000000">
            <w:rPr>
              <w:u w:val="single"/>
              <w:rtl w:val="0"/>
              <w:rPrChange w:author="Nimrah Nazim" w:id="1" w:date="2026-02-28T16:13:53Z">
                <w:rPr/>
              </w:rPrChange>
            </w:rPr>
            <w:t xml:space="preserve">Research in developmental psychology highlights adolescence as a period of identity exploration and emotional change</w:t>
          </w:r>
        </w:sdtContent>
      </w:sdt>
      <w:r w:rsidDel="00000000" w:rsidR="00000000" w:rsidRPr="00000000">
        <w:rPr>
          <w:rtl w:val="0"/>
        </w:rPr>
        <w:t xml:space="preserve">. Because of this, conflicts between parents and adolescents are often unavoidable and even necessary for healthy development. </w:t>
      </w:r>
      <w:r w:rsidDel="00000000" w:rsidR="00000000" w:rsidRPr="00000000">
        <w:rPr>
          <w:shd w:fill="d9ead3" w:val="clear"/>
          <w:rtl w:val="0"/>
        </w:rPr>
        <w:t xml:space="preserve">Teachers also observe behavioural changes during adolescence as students negotiate peer pressure and academic responsibility.</w:t>
      </w:r>
      <w:r w:rsidDel="00000000" w:rsidR="00000000" w:rsidRPr="00000000">
        <w:rPr>
          <w:rtl w:val="0"/>
        </w:rPr>
        <w:t xml:space="preserve"> </w:t>
      </w:r>
      <w:sdt>
        <w:sdtPr>
          <w:id w:val="656181986"/>
          <w:tag w:val="goog_rdk_2"/>
        </w:sdtPr>
        <w:sdtContent>
          <w:r w:rsidDel="00000000" w:rsidR="00000000" w:rsidRPr="00000000">
            <w:rPr>
              <w:u w:val="single"/>
              <w:rtl w:val="0"/>
              <w:rPrChange w:author="Nimrah Nazim" w:id="2" w:date="2026-02-28T16:13:47Z">
                <w:rPr/>
              </w:rPrChange>
            </w:rPr>
            <w:t xml:space="preserve">Peer relationships during the teenage years often become more influential than family relationships. </w:t>
          </w:r>
        </w:sdtContent>
      </w:sdt>
      <w:r w:rsidDel="00000000" w:rsidR="00000000" w:rsidRPr="00000000">
        <w:rPr>
          <w:rtl w:val="0"/>
        </w:rPr>
        <w:t xml:space="preserve">As a result, parents sometimes feel excluded from their children’s lives and respond by becoming overly controlling. The desire for privacy increases during adolescence and should be respected to maintain trust within the family. </w:t>
      </w:r>
      <w:r w:rsidDel="00000000" w:rsidR="00000000" w:rsidRPr="00000000">
        <w:rPr>
          <w:shd w:fill="d9ead3" w:val="clear"/>
          <w:rtl w:val="0"/>
        </w:rPr>
        <w:t xml:space="preserve">Studies of youth culture show that teenagers often express identity through fashion, music, and social groups.</w:t>
      </w:r>
      <w:r w:rsidDel="00000000" w:rsidR="00000000" w:rsidRPr="00000000">
        <w:rPr>
          <w:rtl w:val="0"/>
        </w:rPr>
        <w:t xml:space="preserve"> Ultimately, when parents remain sensitive to their teenagers’ emotional needs, adolescence can become a period of growth rather than conflict.</w:t>
      </w:r>
    </w:p>
    <w:p w:rsidR="00000000" w:rsidDel="00000000" w:rsidP="00000000" w:rsidRDefault="00000000" w:rsidRPr="00000000" w14:paraId="00000006">
      <w:pPr>
        <w:rPr>
          <w:b w:val="1"/>
          <w:bCs w:val="1"/>
        </w:rPr>
      </w:pPr>
      <w:r w:rsidDel="00000000" w:rsidR="00000000" w:rsidRPr="00000000">
        <w:rPr>
          <w:b w:val="1"/>
          <w:bCs w:val="1"/>
          <w:rtl w:val="0"/>
        </w:rPr>
        <w:t xml:space="preserve">Write down the sentences that disrupt unity and give your reasons. </w:t>
      </w:r>
    </w:p>
    <w:p w:rsidR="00000000" w:rsidDel="00000000" w:rsidP="00000000" w:rsidRDefault="00000000" w:rsidRPr="00000000" w14:paraId="00000007">
      <w:pPr>
        <w:spacing w:after="240" w:before="240" w:lineRule="auto"/>
        <w:jc w:val="both"/>
        <w:rPr>
          <w:shd w:fill="d9ead3" w:val="clear"/>
        </w:rPr>
      </w:pPr>
      <w:r w:rsidDel="00000000" w:rsidR="00000000" w:rsidRPr="00000000">
        <w:rPr>
          <w:shd w:fill="d9ead3" w:val="clear"/>
          <w:rtl w:val="0"/>
        </w:rPr>
        <w:t xml:space="preserve">Teachers also observe behavioural changes during adolescence as students negotiate peer pressure and academic responsibility.</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This sentence disrupts unity since the topic focuses on parents and this sentence refers to teachers.</w:t>
      </w:r>
    </w:p>
    <w:p w:rsidR="00000000" w:rsidDel="00000000" w:rsidP="00000000" w:rsidRDefault="00000000" w:rsidRPr="00000000" w14:paraId="00000009">
      <w:pPr>
        <w:spacing w:after="240" w:before="240" w:lineRule="auto"/>
        <w:jc w:val="both"/>
        <w:rPr>
          <w:shd w:fill="d9ead3" w:val="clear"/>
        </w:rPr>
      </w:pPr>
      <w:r w:rsidDel="00000000" w:rsidR="00000000" w:rsidRPr="00000000">
        <w:rPr>
          <w:shd w:fill="d9ead3" w:val="clear"/>
          <w:rtl w:val="0"/>
        </w:rPr>
        <w:t xml:space="preserve">Studies of youth culture show that teenagers often express identity through fashion, music, and social groups.</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This sentence has no further development linking back to adolescence and/or parents, therefore it seems unary.</w:t>
      </w:r>
      <w:r w:rsidDel="00000000" w:rsidR="00000000" w:rsidRPr="00000000">
        <w:rPr>
          <w:rtl w:val="0"/>
        </w:rPr>
      </w:r>
    </w:p>
    <w:p w:rsidR="00000000" w:rsidDel="00000000" w:rsidP="00000000" w:rsidRDefault="00000000" w:rsidRPr="00000000" w14:paraId="0000000B">
      <w:pPr>
        <w:rPr>
          <w:b w:val="1"/>
          <w:bCs w:val="1"/>
          <w:sz w:val="28"/>
          <w:szCs w:val="28"/>
        </w:rPr>
      </w:pPr>
      <w:r w:rsidDel="00000000" w:rsidR="00000000" w:rsidRPr="00000000">
        <w:rPr>
          <w:b w:val="1"/>
          <w:bCs w:val="1"/>
          <w:sz w:val="28"/>
          <w:szCs w:val="28"/>
          <w:rtl w:val="0"/>
        </w:rPr>
        <w:t xml:space="preserve">Part B: Coherence (9)</w:t>
      </w:r>
    </w:p>
    <w:p w:rsidR="00000000" w:rsidDel="00000000" w:rsidP="00000000" w:rsidRDefault="00000000" w:rsidRPr="00000000" w14:paraId="0000000C">
      <w:pPr>
        <w:rPr>
          <w:b w:val="1"/>
          <w:bCs w:val="1"/>
        </w:rPr>
      </w:pPr>
      <w:r w:rsidDel="00000000" w:rsidR="00000000" w:rsidRPr="00000000">
        <w:rPr>
          <w:b w:val="1"/>
          <w:bCs w:val="1"/>
          <w:rtl w:val="0"/>
        </w:rPr>
        <w:t xml:space="preserve">Write the following sentences in order to write a paragraph. The paragraph must be coherent by clarifying key concept repetition, correcting unclear pronoun references, and using appropriate transitional expressions to present Nokia’s evolution and downfall in a logically connected sequence.</w:t>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shd w:fill="3d85c6" w:val="clear"/>
        </w:rPr>
      </w:pPr>
      <w:r w:rsidDel="00000000" w:rsidR="00000000" w:rsidRPr="00000000">
        <w:rPr>
          <w:shd w:fill="3d85c6" w:val="clear"/>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3d85c6" w:val="clear"/>
          <w:vertAlign w:val="baseline"/>
          <w:rtl w:val="0"/>
        </w:rPr>
        <w:t xml:space="preserve">he decline started, and this downfall affected its reputation.</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Nokia phones were known for strong batteries, and these products dominated the market, but this organization also invested in network infrastructure.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shd w:fill="6fa8dc"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6fa8dc" w:val="clear"/>
          <w:vertAlign w:val="baseline"/>
          <w:rtl w:val="0"/>
        </w:rPr>
        <w:t xml:space="preserve">Nokia attempted to recover, and the company partnered with Microsoft, but this strategy failed. As a result, the firm lost market share, and this loss was significant.</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shd w:fill="45818e"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45818e" w:val="clear"/>
          <w:vertAlign w:val="baseline"/>
          <w:rtl w:val="0"/>
        </w:rPr>
        <w:t xml:space="preserve">The company continued producing feature phones, and the corporation believed they were enough for users.</w:t>
      </w:r>
      <w:r w:rsidDel="00000000" w:rsidR="00000000" w:rsidRPr="00000000">
        <w:rPr>
          <w:shd w:fill="45818e" w:val="clear"/>
          <w:rtl w:val="0"/>
        </w:rPr>
        <w:t xml:space="preserve"> 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45818e" w:val="clear"/>
          <w:vertAlign w:val="baseline"/>
          <w:rtl w:val="0"/>
        </w:rPr>
        <w:t xml:space="preserve">his decision, it ignored smartphones, and these devices were becoming popular worldwide.</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shd w:fill="cfe2f3"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cfe2f3" w:val="clear"/>
          <w:vertAlign w:val="baseline"/>
          <w:rtl w:val="0"/>
        </w:rPr>
        <w:t xml:space="preserve">Nokia is still remembered today, and the brand remains important in history, but the downfall of it shows how companies must adapt to technological change.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shd w:fill="9fc5e8"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9fc5e8" w:val="clear"/>
          <w:vertAlign w:val="baseline"/>
          <w:rtl w:val="0"/>
        </w:rPr>
        <w:t xml:space="preserve">Nokia was once a leading company in the mobile phone industry, and Nokia represented innovation and trust for many users across different countries.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shd w:fill="76a5af"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76a5af" w:val="clear"/>
          <w:vertAlign w:val="baseline"/>
          <w:rtl w:val="0"/>
        </w:rPr>
        <w:t xml:space="preserve">Nokia expanded globally, and this expansion made it powerful, however at the same time the phone market was changing slowly.</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shd w:fill="a2c4c9"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2c4c9" w:val="clear"/>
          <w:vertAlign w:val="baseline"/>
          <w:rtl w:val="0"/>
        </w:rPr>
        <w:t xml:space="preserve">The company became successful because the firm focused on durability, and this brand was popular among consumers who wanted reliable devices.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shd w:fill="3d85c6"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3d85c6" w:val="clear"/>
          <w:vertAlign w:val="baseline"/>
          <w:rtl w:val="0"/>
        </w:rPr>
        <w:t xml:space="preserve">Nokia then faced competition from Apple and Samsung, and they introduced advanced technology, but Nokia did not adapt quickly. </w:t>
      </w: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shd w:fill="cfe2f3" w:val="clear"/>
        </w:rPr>
      </w:pPr>
      <w:r w:rsidDel="00000000" w:rsidR="00000000" w:rsidRPr="00000000">
        <w:rPr>
          <w:shd w:fill="d0e0e3" w:val="clear"/>
          <w:rtl w:val="0"/>
        </w:rPr>
        <w:t xml:space="preserve">Nokia was once a leading company in the mobile phone industry, and represented innovation and trust for many users across different countries.</w:t>
      </w:r>
      <w:r w:rsidDel="00000000" w:rsidR="00000000" w:rsidRPr="00000000">
        <w:rPr>
          <w:rtl w:val="0"/>
        </w:rPr>
        <w:t xml:space="preserve"> </w:t>
      </w:r>
      <w:r w:rsidDel="00000000" w:rsidR="00000000" w:rsidRPr="00000000">
        <w:rPr>
          <w:shd w:fill="a2c4c9" w:val="clear"/>
          <w:rtl w:val="0"/>
        </w:rPr>
        <w:t xml:space="preserve">In the beginning, the company became successful because the firm focused on durability, and this brand was popular among consumers who wanted reliable devices.</w:t>
      </w:r>
      <w:r w:rsidDel="00000000" w:rsidR="00000000" w:rsidRPr="00000000">
        <w:rPr>
          <w:rtl w:val="0"/>
        </w:rPr>
        <w:t xml:space="preserve"> </w:t>
      </w:r>
      <w:r w:rsidDel="00000000" w:rsidR="00000000" w:rsidRPr="00000000">
        <w:rPr>
          <w:shd w:fill="76a5af" w:val="clear"/>
          <w:rtl w:val="0"/>
        </w:rPr>
        <w:t xml:space="preserve">Subsequently, Nokia expanded globally, and this expansion made it powerful, however at the same time the phone market was changing slowly.</w:t>
      </w:r>
      <w:r w:rsidDel="00000000" w:rsidR="00000000" w:rsidRPr="00000000">
        <w:rPr>
          <w:shd w:fill="45818e" w:val="clear"/>
          <w:rtl w:val="0"/>
        </w:rPr>
        <w:t xml:space="preserve"> All the while, the company continued producing feature phones, and the corporation believed they were enough for users.</w:t>
      </w:r>
      <w:r w:rsidDel="00000000" w:rsidR="00000000" w:rsidRPr="00000000">
        <w:rPr>
          <w:rtl w:val="0"/>
        </w:rPr>
        <w:t xml:space="preserve"> </w:t>
      </w:r>
      <w:r w:rsidDel="00000000" w:rsidR="00000000" w:rsidRPr="00000000">
        <w:rPr>
          <w:shd w:fill="0b5394" w:val="clear"/>
          <w:rtl w:val="0"/>
        </w:rPr>
        <w:t xml:space="preserve">With this decision, it ignored smartphones, and these devices were becoming popular worldwide.</w:t>
      </w:r>
      <w:r w:rsidDel="00000000" w:rsidR="00000000" w:rsidRPr="00000000">
        <w:rPr>
          <w:rtl w:val="0"/>
        </w:rPr>
        <w:t xml:space="preserve"> </w:t>
      </w:r>
      <w:r w:rsidDel="00000000" w:rsidR="00000000" w:rsidRPr="00000000">
        <w:rPr>
          <w:shd w:fill="3d85c6" w:val="clear"/>
          <w:rtl w:val="0"/>
        </w:rPr>
        <w:t xml:space="preserve">As a result, Nokia then faced competition from Apple and Samsung, and they introduced advanced technology, but Nokia did not adapt quickly.</w:t>
      </w:r>
      <w:r w:rsidDel="00000000" w:rsidR="00000000" w:rsidRPr="00000000">
        <w:rPr>
          <w:rtl w:val="0"/>
        </w:rPr>
        <w:t xml:space="preserve">  </w:t>
      </w:r>
      <w:r w:rsidDel="00000000" w:rsidR="00000000" w:rsidRPr="00000000">
        <w:rPr>
          <w:shd w:fill="6fa8dc" w:val="clear"/>
          <w:rtl w:val="0"/>
        </w:rPr>
        <w:t xml:space="preserve">Hence, the decline started, and this downfall affected its reputation.</w:t>
      </w:r>
      <w:r w:rsidDel="00000000" w:rsidR="00000000" w:rsidRPr="00000000">
        <w:rPr>
          <w:rtl w:val="0"/>
        </w:rPr>
        <w:t xml:space="preserve"> </w:t>
      </w:r>
      <w:r w:rsidDel="00000000" w:rsidR="00000000" w:rsidRPr="00000000">
        <w:rPr>
          <w:shd w:fill="9fc5e8" w:val="clear"/>
          <w:rtl w:val="0"/>
        </w:rPr>
        <w:t xml:space="preserve">Although Nokia attempted to recover, and the company partnered with Microsoft, this strategy failed. As a result, the firm lost market share, and this loss was significant.</w:t>
      </w:r>
      <w:r w:rsidDel="00000000" w:rsidR="00000000" w:rsidRPr="00000000">
        <w:rPr>
          <w:rtl w:val="0"/>
        </w:rPr>
        <w:t xml:space="preserve"> </w:t>
      </w:r>
      <w:r w:rsidDel="00000000" w:rsidR="00000000" w:rsidRPr="00000000">
        <w:rPr>
          <w:shd w:fill="cfe2f3" w:val="clear"/>
          <w:rtl w:val="0"/>
        </w:rPr>
        <w:t xml:space="preserve">In conclusion, Nokia is still remembered today, and the brand remains important in history, but the downfall of it shows how companies must adapt to technological change.</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b w:val="1"/>
          <w:bCs w:val="1"/>
          <w:sz w:val="28"/>
          <w:szCs w:val="28"/>
        </w:rPr>
      </w:pPr>
      <w:r w:rsidDel="00000000" w:rsidR="00000000" w:rsidRPr="00000000">
        <w:rPr>
          <w:b w:val="1"/>
          <w:bCs w:val="1"/>
          <w:sz w:val="28"/>
          <w:szCs w:val="28"/>
          <w:rtl w:val="0"/>
        </w:rPr>
        <w:t xml:space="preserve">Part C: Identification (7)</w:t>
      </w:r>
    </w:p>
    <w:p w:rsidR="00000000" w:rsidDel="00000000" w:rsidP="00000000" w:rsidRDefault="00000000" w:rsidRPr="00000000" w14:paraId="0000001B">
      <w:pPr>
        <w:jc w:val="both"/>
        <w:rPr>
          <w:b w:val="1"/>
          <w:bCs w:val="1"/>
        </w:rPr>
      </w:pPr>
      <w:r w:rsidDel="00000000" w:rsidR="00000000" w:rsidRPr="00000000">
        <w:rPr>
          <w:b w:val="1"/>
          <w:bCs w:val="1"/>
          <w:rtl w:val="0"/>
        </w:rPr>
        <w:t xml:space="preserve">Read the following paragraph to discover the techniques used by the writer to achieve coherence. Find (1) two examples of the repetition of key words, (2) three examples of pronoun reference, (3) one example of a phrase that is a synonym for web pages and (4) one example of a transitional word or expression. </w:t>
      </w:r>
    </w:p>
    <w:p w:rsidR="00000000" w:rsidDel="00000000" w:rsidP="00000000" w:rsidRDefault="00000000" w:rsidRPr="00000000" w14:paraId="0000001C">
      <w:pPr>
        <w:jc w:val="both"/>
        <w:rPr/>
      </w:pPr>
      <w:r w:rsidDel="00000000" w:rsidR="00000000" w:rsidRPr="00000000">
        <w:rPr>
          <w:rtl w:val="0"/>
        </w:rPr>
        <w:t xml:space="preserve">More than one billion web pages currently exist online and are accessible to the public. These pages are not numbered. They are not organized. They do not come with a table of contents or an index. It is as if people around the world took all their books and magazines, ripped out all the pages, and dumped them into one gigantic pile. In the past five years, that pile has grown bigger and bigger and bigger. So how do you find your way through this maze of information? The answer is search engines. As with any technology, some very smart people have devised new search engines for the Internet, based on the lessons of the previous generation. Names like Google, Yahoo!, and Alta Vista have become well known. They will likely be your best bet for quickly finding what you need on the web.</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works ___________________________________________</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Pronoun reference _____________________________________</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Synonym phrases _____________________________________</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Transitional word or expression ___________________________ </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P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1C29A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C29A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C29A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C29A3"/>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1C29A3"/>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1C29A3"/>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1C29A3"/>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1C29A3"/>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1C29A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C29A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C29A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C29A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C29A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C29A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C29A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C29A3"/>
    <w:rPr>
      <w:i w:val="1"/>
      <w:iCs w:val="1"/>
      <w:color w:val="404040" w:themeColor="text1" w:themeTint="0000BF"/>
    </w:rPr>
  </w:style>
  <w:style w:type="paragraph" w:styleId="ListParagraph">
    <w:name w:val="List Paragraph"/>
    <w:basedOn w:val="Normal"/>
    <w:uiPriority w:val="34"/>
    <w:qFormat w:val="1"/>
    <w:rsid w:val="001C29A3"/>
    <w:pPr>
      <w:ind w:left="720"/>
      <w:contextualSpacing w:val="1"/>
    </w:pPr>
  </w:style>
  <w:style w:type="character" w:styleId="IntenseEmphasis">
    <w:name w:val="Intense Emphasis"/>
    <w:basedOn w:val="DefaultParagraphFont"/>
    <w:uiPriority w:val="21"/>
    <w:qFormat w:val="1"/>
    <w:rsid w:val="001C29A3"/>
    <w:rPr>
      <w:i w:val="1"/>
      <w:iCs w:val="1"/>
      <w:color w:val="2f5496" w:themeColor="accent1" w:themeShade="0000BF"/>
    </w:rPr>
  </w:style>
  <w:style w:type="paragraph" w:styleId="IntenseQuote">
    <w:name w:val="Intense Quote"/>
    <w:basedOn w:val="Normal"/>
    <w:next w:val="Normal"/>
    <w:link w:val="IntenseQuoteChar"/>
    <w:uiPriority w:val="30"/>
    <w:qFormat w:val="1"/>
    <w:rsid w:val="001C29A3"/>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1C29A3"/>
    <w:rPr>
      <w:i w:val="1"/>
      <w:iCs w:val="1"/>
      <w:color w:val="2f5496" w:themeColor="accent1" w:themeShade="0000BF"/>
    </w:rPr>
  </w:style>
  <w:style w:type="character" w:styleId="IntenseReference">
    <w:name w:val="Intense Reference"/>
    <w:basedOn w:val="DefaultParagraphFont"/>
    <w:uiPriority w:val="32"/>
    <w:qFormat w:val="1"/>
    <w:rsid w:val="001C29A3"/>
    <w:rPr>
      <w:b w:val="1"/>
      <w:bCs w:val="1"/>
      <w:smallCaps w:val="1"/>
      <w:color w:val="2f5496" w:themeColor="accent1" w:themeShade="0000BF"/>
      <w:spacing w:val="5"/>
    </w:rPr>
  </w:style>
  <w:style w:type="paragraph" w:styleId="NormalWeb">
    <w:name w:val="Normal (Web)"/>
    <w:basedOn w:val="Normal"/>
    <w:uiPriority w:val="99"/>
    <w:semiHidden w:val="1"/>
    <w:unhideWhenUsed w:val="1"/>
    <w:rsid w:val="00B57B86"/>
    <w:pPr>
      <w:spacing w:after="100" w:afterAutospacing="1" w:before="100" w:beforeAutospacing="1" w:line="240" w:lineRule="auto"/>
    </w:pPr>
    <w:rPr>
      <w:rFonts w:cs="Times New Roman" w:eastAsia="Times New Roman"/>
      <w:kern w:val="0"/>
      <w:szCs w:val="24"/>
      <w:lang w:eastAsia="en-PK"/>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mTNMLb2VIt0hgfJQk/aX0qPkOg==">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2026-02-08T14:51:00Z</dcterms:created>
  <dc:creator>abc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55d35691-49e6-4cb3-aa71-e044e49e5c32</vt:lpwstr>
  </property>
</Properties>
</file>