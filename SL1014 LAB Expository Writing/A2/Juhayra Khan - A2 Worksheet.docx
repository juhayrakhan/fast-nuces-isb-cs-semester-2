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Assignment 2</w:t>
      </w:r>
    </w:p>
    <w:p w:rsidR="00000000" w:rsidDel="00000000" w:rsidP="00000000" w:rsidRDefault="00000000" w:rsidRPr="00000000" w14:paraId="00000002">
      <w:pPr>
        <w:pStyle w:val="Title"/>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Walk in Their Shoes: A Role-Reversal Scene</w:t>
      </w:r>
    </w:p>
    <w:p w:rsidR="00000000" w:rsidDel="00000000" w:rsidP="00000000" w:rsidRDefault="00000000" w:rsidRPr="00000000" w14:paraId="0000000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Story Writing + AI Integration Worksheet</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0"/>
        <w:gridCol w:w="2580"/>
        <w:gridCol w:w="2190"/>
        <w:tblGridChange w:id="0">
          <w:tblGrid>
            <w:gridCol w:w="3870"/>
            <w:gridCol w:w="2580"/>
            <w:gridCol w:w="2190"/>
          </w:tblGrid>
        </w:tblGridChange>
      </w:tblGrid>
      <w:tr>
        <w:trPr>
          <w:cantSplit w:val="0"/>
          <w:trHeight w:val="530" w:hRule="atLeast"/>
          <w:tblHeader w:val="0"/>
        </w:trPr>
        <w:tc>
          <w:tcPr/>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Juhayra Khan</w:t>
            </w:r>
          </w:p>
        </w:tc>
        <w:tc>
          <w:tcPr/>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no: 25I-0922</w:t>
            </w:r>
          </w:p>
        </w:tc>
        <w:tc>
          <w:tcPr/>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BCS-F1 </w:t>
            </w:r>
          </w:p>
        </w:tc>
      </w:tr>
    </w:tbl>
    <w:p w:rsidR="00000000" w:rsidDel="00000000" w:rsidP="00000000" w:rsidRDefault="00000000" w:rsidRPr="00000000" w14:paraId="00000007">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Objective: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how reversing character roles within a specific scene can shift narrative power, deepen empathy, and create compelling storytelling.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AI critically to assist in idea generation and writing.</w:t>
      </w:r>
    </w:p>
    <w:p w:rsidR="00000000" w:rsidDel="00000000" w:rsidP="00000000" w:rsidRDefault="00000000" w:rsidRPr="00000000" w14:paraId="0000000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Instructions: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complete each section of this worksheet as part of your activity. Be creative, think critically, and use AI as a brainstorming partner, not a shortcut!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jc w:val="center"/>
        <w:rPr>
          <w:rFonts w:ascii="Times New Roman" w:cs="Times New Roman" w:eastAsia="Times New Roman" w:hAnsi="Times New Roman"/>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Times New Roman" w:cs="Times New Roman" w:eastAsia="Times New Roman" w:hAnsi="Times New Roman"/>
          <w:color w:val="000000"/>
          <w:rtl w:val="0"/>
        </w:rPr>
        <w:t xml:space="preserve"> Section 1: Warm-Up – Rewind, Then Flip!</w:t>
      </w:r>
      <w:sdt>
        <w:sdtPr>
          <w:id w:val="1912003723"/>
          <w:tag w:val="goog_rdk_0"/>
        </w:sdtPr>
        <w:sdtContent>
          <w:ins w:author="Nimrah Nazim" w:id="0" w:date="2026-05-11T16:00:36Z">
            <w:r w:rsidDel="00000000" w:rsidR="00000000" w:rsidRPr="00000000">
              <w:rPr>
                <w:rFonts w:ascii="Times New Roman" w:cs="Times New Roman" w:eastAsia="Times New Roman" w:hAnsi="Times New Roman"/>
                <w:color w:val="000000"/>
                <w:rtl w:val="0"/>
              </w:rPr>
              <w:t xml:space="preserve"> 8/10</w:t>
            </w:r>
          </w:ins>
        </w:sdtContent>
      </w:sdt>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Choose one scene from a well-known story (book, movie, fable, myth, etc.) and reverse the roles of two central characters.</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2481"/>
        <w:gridCol w:w="5684"/>
        <w:tblGridChange w:id="0">
          <w:tblGrid>
            <w:gridCol w:w="465"/>
            <w:gridCol w:w="2481"/>
            <w:gridCol w:w="5684"/>
          </w:tblGrid>
        </w:tblGridChange>
      </w:tblGrid>
      <w:tr>
        <w:trPr>
          <w:cantSplit w:val="0"/>
          <w:trHeight w:val="386" w:hRule="atLeast"/>
          <w:tblHeader w:val="0"/>
        </w:trPr>
        <w:tc>
          <w:tcPr/>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Title</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Forever Lost Story of the Book Thief</w:t>
            </w:r>
          </w:p>
        </w:tc>
      </w:tr>
      <w:tr>
        <w:trPr>
          <w:cantSplit w:val="0"/>
          <w:trHeight w:val="1469.8828125" w:hRule="atLeast"/>
          <w:tblHeader w:val="0"/>
        </w:trPr>
        <w:tc>
          <w:tcPr/>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Scene</w:t>
            </w:r>
          </w:p>
          <w:p w:rsidR="00000000" w:rsidDel="00000000" w:rsidP="00000000" w:rsidRDefault="00000000" w:rsidRPr="00000000" w14:paraId="0000001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(Give a brief description of the scene you are going to reverse. 60-80 words)</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going to reverse the scene in the end when Liesel finds Rudy dead after a bomb falls on her town. Instead, Liesel will have been writing in the living room instead of the basement, and Rudy would be, for example, playing in the basement. Therefore, during the scene, a very alive Rudy would be looking down at a very dead Liesel.</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 A</w:t>
            </w:r>
          </w:p>
          <w:p w:rsidR="00000000" w:rsidDel="00000000" w:rsidP="00000000" w:rsidRDefault="00000000" w:rsidRPr="00000000" w14:paraId="0000001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(Mention their name and their role in the selected scene. </w:t>
            </w:r>
            <w:r w:rsidDel="00000000" w:rsidR="00000000" w:rsidRPr="00000000">
              <w:rPr>
                <w:rFonts w:ascii="Times New Roman" w:cs="Times New Roman" w:eastAsia="Times New Roman" w:hAnsi="Times New Roman"/>
                <w:b w:val="1"/>
                <w:bCs w:val="1"/>
                <w:i w:val="1"/>
                <w:iCs w:val="1"/>
                <w:sz w:val="24"/>
                <w:szCs w:val="24"/>
                <w:rtl w:val="0"/>
              </w:rPr>
              <w:t xml:space="preserve">Bold </w:t>
            </w:r>
            <w:r w:rsidDel="00000000" w:rsidR="00000000" w:rsidRPr="00000000">
              <w:rPr>
                <w:rFonts w:ascii="Times New Roman" w:cs="Times New Roman" w:eastAsia="Times New Roman" w:hAnsi="Times New Roman"/>
                <w:i w:val="1"/>
                <w:iCs w:val="1"/>
                <w:sz w:val="24"/>
                <w:szCs w:val="24"/>
                <w:rtl w:val="0"/>
              </w:rPr>
              <w:t xml:space="preserve">the name of the character. 50 words)</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Liesel</w:t>
            </w:r>
            <w:r w:rsidDel="00000000" w:rsidR="00000000" w:rsidRPr="00000000">
              <w:rPr>
                <w:rFonts w:ascii="Times New Roman" w:cs="Times New Roman" w:eastAsia="Times New Roman" w:hAnsi="Times New Roman"/>
                <w:sz w:val="24"/>
                <w:szCs w:val="24"/>
                <w:rtl w:val="0"/>
              </w:rPr>
              <w:t xml:space="preserve"> is (was) the main character of the story. She is the narrator’s (Death’s) favourite character who Death focuses on for the entirety of the story up until this point. Originally, she was going to be the sole survivor of an overnight bombing on her town, however now she is one of the victims.</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 B</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(Mention their name and their role in the selected scene. </w:t>
            </w:r>
            <w:r w:rsidDel="00000000" w:rsidR="00000000" w:rsidRPr="00000000">
              <w:rPr>
                <w:rFonts w:ascii="Times New Roman" w:cs="Times New Roman" w:eastAsia="Times New Roman" w:hAnsi="Times New Roman"/>
                <w:b w:val="1"/>
                <w:bCs w:val="1"/>
                <w:i w:val="1"/>
                <w:iCs w:val="1"/>
                <w:sz w:val="24"/>
                <w:szCs w:val="24"/>
                <w:rtl w:val="0"/>
              </w:rPr>
              <w:t xml:space="preserve">Bold </w:t>
            </w:r>
            <w:r w:rsidDel="00000000" w:rsidR="00000000" w:rsidRPr="00000000">
              <w:rPr>
                <w:rFonts w:ascii="Times New Roman" w:cs="Times New Roman" w:eastAsia="Times New Roman" w:hAnsi="Times New Roman"/>
                <w:i w:val="1"/>
                <w:iCs w:val="1"/>
                <w:sz w:val="24"/>
                <w:szCs w:val="24"/>
                <w:rtl w:val="0"/>
              </w:rPr>
              <w:t xml:space="preserve">the name of the character. 50 words)</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Rudy</w:t>
            </w:r>
            <w:r w:rsidDel="00000000" w:rsidR="00000000" w:rsidRPr="00000000">
              <w:rPr>
                <w:rFonts w:ascii="Times New Roman" w:cs="Times New Roman" w:eastAsia="Times New Roman" w:hAnsi="Times New Roman"/>
                <w:sz w:val="24"/>
                <w:szCs w:val="24"/>
                <w:rtl w:val="0"/>
              </w:rPr>
              <w:t xml:space="preserve"> is Liesel’s best friend who is implied to have a crush on her. Originally he was supposed to perish in the bombing, however he will now be the sole survivor.</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Reversal Idea</w:t>
            </w:r>
          </w:p>
          <w:p w:rsidR="00000000" w:rsidDel="00000000" w:rsidP="00000000" w:rsidRDefault="00000000" w:rsidRPr="00000000" w14:paraId="0000002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would happen if the characters reversed their roles? Brainstorm and outline some ideas.)</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they reversed, firstly the narrator, Death, will be devastated, since Liesel was the first ever human to intrigue them, hence that human and her actions are forever frozen. Meanwhile, Death didn’t exactly dislike Rudy, Death made ‘fun’ of him a lot, however maybe the ‘grief’ of sorts, of losing Liesel may make Death bitter towards him. Perhaps for the first time ever Death may refuse to take a life (Liesel’s) or take another whose time had not come (out of spite).</w:t>
            </w:r>
            <w:sdt>
              <w:sdtPr>
                <w:id w:val="-1930315202"/>
                <w:tag w:val="goog_rdk_1"/>
              </w:sdtPr>
              <w:sdtContent>
                <w:commentRangeStart w:id="0"/>
              </w:sdtContent>
            </w:sdt>
            <w:r w:rsidDel="00000000" w:rsidR="00000000" w:rsidRPr="00000000">
              <w:rPr>
                <w:rtl w:val="0"/>
              </w:rPr>
            </w:r>
          </w:p>
        </w:tc>
      </w:tr>
    </w:tbl>
    <w:p w:rsidR="00000000" w:rsidDel="00000000" w:rsidP="00000000" w:rsidRDefault="00000000" w:rsidRPr="00000000" w14:paraId="00000022">
      <w:pPr>
        <w:pStyle w:val="Heading2"/>
        <w:rPr>
          <w:rFonts w:ascii="Quattrocento Sans" w:cs="Quattrocento Sans" w:eastAsia="Quattrocento Sans" w:hAnsi="Quattrocento Sans"/>
          <w:color w:val="000000"/>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pStyle w:val="Heading2"/>
        <w:jc w:val="center"/>
        <w:rPr>
          <w:rFonts w:ascii="Times New Roman" w:cs="Times New Roman" w:eastAsia="Times New Roman" w:hAnsi="Times New Roman"/>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Times New Roman" w:cs="Times New Roman" w:eastAsia="Times New Roman" w:hAnsi="Times New Roman"/>
          <w:color w:val="000000"/>
          <w:rtl w:val="0"/>
        </w:rPr>
        <w:t xml:space="preserve"> Section 2: AI Brainstorming – Flip the Script with AI</w:t>
      </w:r>
      <w:sdt>
        <w:sdtPr>
          <w:id w:val="307025534"/>
          <w:tag w:val="goog_rdk_2"/>
        </w:sdtPr>
        <w:sdtContent>
          <w:ins w:author="Nimrah Nazim" w:id="1" w:date="2026-05-11T16:01:08Z">
            <w:r w:rsidDel="00000000" w:rsidR="00000000" w:rsidRPr="00000000">
              <w:rPr>
                <w:rFonts w:ascii="Times New Roman" w:cs="Times New Roman" w:eastAsia="Times New Roman" w:hAnsi="Times New Roman"/>
                <w:color w:val="000000"/>
                <w:rtl w:val="0"/>
              </w:rPr>
              <w:t xml:space="preserve"> 9/10</w:t>
            </w:r>
          </w:ins>
        </w:sdtContent>
      </w:sdt>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Use an AI writing tool to reimagine the scene with reversed roles.</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AI the given questions and paste its responses below. Follow the word limit. </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2482"/>
        <w:gridCol w:w="5683"/>
        <w:tblGridChange w:id="0">
          <w:tblGrid>
            <w:gridCol w:w="465"/>
            <w:gridCol w:w="2482"/>
            <w:gridCol w:w="5683"/>
          </w:tblGrid>
        </w:tblGridChange>
      </w:tblGrid>
      <w:tr>
        <w:trPr>
          <w:cantSplit w:val="0"/>
          <w:tblHeader w:val="0"/>
        </w:trPr>
        <w:tc>
          <w:tcPr/>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would happen if [Character A] and [Character B] switched roles in this scene? Suggest some ideas.</w:t>
            </w:r>
          </w:p>
          <w:p w:rsidR="00000000" w:rsidDel="00000000" w:rsidP="00000000" w:rsidRDefault="00000000" w:rsidRPr="00000000" w14:paraId="00000028">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(80-100 words)</w:t>
            </w:r>
          </w:p>
        </w:tc>
        <w:tc>
          <w:tcPr/>
          <w:p w:rsidR="00000000" w:rsidDel="00000000" w:rsidP="00000000" w:rsidRDefault="00000000" w:rsidRPr="00000000" w14:paraId="00000029">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Liesel and Rudy switched roles, Rudy would become the one forced to carry the weight of survival, something he was never emotionally prepared for. Unlike Liesel, who processed the world through words, Rudy would struggle to make sense of loss without that outlet. He might turn to Liesel’s books, not out of love for reading, but to feel closer to her. Meanwhile, Death’s perspective would shift—losing Liesel would feel like losing a story mid-sentence, leaving a sense of incompleteness. Rudy, now alive, becomes a reminder of that unfinished narrative.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new conflict or emotional tension might arise?</w:t>
            </w:r>
          </w:p>
          <w:p w:rsidR="00000000" w:rsidDel="00000000" w:rsidP="00000000" w:rsidRDefault="00000000" w:rsidRPr="00000000" w14:paraId="0000002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(60-80 words)</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tension would come from Rudy’s inability to process grief the way Liesel could. He may feel guilt for surviving, especially knowing Liesel was the one who deserved to tell her story. There could also be tension between Rudy and Death—Death, who once found comfort in Liesel, now views Rudy with frustration or even resentment. Internally, Rudy might battle between forgetting to escape the pain or holding on and suffering through every memory.</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you suggest some powerful lines of dialogue in the new version?</w:t>
            </w:r>
          </w:p>
          <w:p w:rsidR="00000000" w:rsidDel="00000000" w:rsidP="00000000" w:rsidRDefault="00000000" w:rsidRPr="00000000" w14:paraId="0000003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(60-80 words)</w:t>
            </w:r>
          </w:p>
        </w:tc>
        <w:tc>
          <w:tcPr/>
          <w:p w:rsidR="00000000" w:rsidDel="00000000" w:rsidP="00000000" w:rsidRDefault="00000000" w:rsidRPr="00000000" w14:paraId="00000031">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supposed to be the one who ran faster… not the one left behind.”</w:t>
              <w:br w:type="textWrapping"/>
              <w:t xml:space="preserve"> “You taught me words, Saumensh—but none of them explain this.”</w:t>
              <w:br w:type="textWrapping"/>
              <w:t xml:space="preserve"> Death: “I have carried millions, but you… you were a story I was not ready to end.”</w:t>
              <w:br w:type="textWrapping"/>
              <w:t xml:space="preserve"> Rudy: “If I read your books, will it bring you back, or just remind me you’re gone?”</w:t>
              <w:br w:type="textWrapping"/>
              <w:t xml:space="preserve"> Death: “For the first time, I envy the living—because they can forget. I cannot.”</w:t>
            </w:r>
          </w:p>
        </w:tc>
      </w:tr>
    </w:tbl>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generation of the responses by AI, evaluate AI suggestions and give your insights:</w:t>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
        <w:gridCol w:w="2474"/>
        <w:gridCol w:w="5690"/>
        <w:tblGridChange w:id="0">
          <w:tblGrid>
            <w:gridCol w:w="466"/>
            <w:gridCol w:w="2474"/>
            <w:gridCol w:w="5690"/>
          </w:tblGrid>
        </w:tblGridChange>
      </w:tblGrid>
      <w:tr>
        <w:trPr>
          <w:cantSplit w:val="0"/>
          <w:tblHeader w:val="0"/>
        </w:trPr>
        <w:tc>
          <w:tcPr/>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most useful idea AI gave me.</w:t>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re-inforced my idea of Death feeling conflicted at Liesel’s death:</w:t>
              <w:br w:type="textWrapping"/>
              <w:t xml:space="preserve">“Meanwhile, Death’s perspective would shift—losing Liesel would feel like losing a story mid-sentence, leaving a sense of incompleteness. Rudy, now alive, becomes a reminder of that unfinished narrative.”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 who once found comfort in Liesel, now views Rudy with frustration or even resentment.”</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idea I disagree with or edit out.</w:t>
            </w:r>
          </w:p>
        </w:tc>
        <w:tc>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He (Rudy) may feel guilt for surviving, especially knowing Liesel was the one who deserved to tell her story</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This sounds odd to me, since it is kind of breaking the fourth wall and making it seem like the characters are aware that Liesel is the main character, and that the rest of them lead non-complex lives unlike her, that she is the only one with a story, which goes heavily AGAINST the point of the book. </w:t>
            </w:r>
          </w:p>
        </w:tc>
      </w:tr>
      <w:tr>
        <w:trPr>
          <w:cantSplit w:val="0"/>
          <w:trHeight w:val="1412" w:hRule="atLeast"/>
          <w:tblHeader w:val="0"/>
        </w:trPr>
        <w:tc>
          <w:tcPr/>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 will change it and why.</w:t>
            </w:r>
          </w:p>
          <w:p w:rsidR="00000000" w:rsidDel="00000000" w:rsidP="00000000" w:rsidRDefault="00000000" w:rsidRPr="00000000" w14:paraId="0000003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(60-80 words)</w:t>
            </w:r>
          </w:p>
        </w:tc>
        <w:tc>
          <w:tcPr/>
          <w:p w:rsidR="00000000" w:rsidDel="00000000" w:rsidP="00000000" w:rsidRDefault="00000000" w:rsidRPr="00000000" w14:paraId="0000003E">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change the idea of Rudy feeling guilt in a way that avoids suggesting Liesel was the only one “meant” to have a story. Instead, I’ll s</w:t>
            </w:r>
            <w:r w:rsidDel="00000000" w:rsidR="00000000" w:rsidRPr="00000000">
              <w:rPr>
                <w:rFonts w:ascii="Times New Roman" w:cs="Times New Roman" w:eastAsia="Times New Roman" w:hAnsi="Times New Roman"/>
                <w:sz w:val="24"/>
                <w:szCs w:val="24"/>
                <w:rtl w:val="0"/>
              </w:rPr>
              <w:t xml:space="preserve">ay that</w:t>
            </w:r>
            <w:r w:rsidDel="00000000" w:rsidR="00000000" w:rsidRPr="00000000">
              <w:rPr>
                <w:rFonts w:ascii="Times New Roman" w:cs="Times New Roman" w:eastAsia="Times New Roman" w:hAnsi="Times New Roman"/>
                <w:sz w:val="24"/>
                <w:szCs w:val="24"/>
                <w:rtl w:val="0"/>
              </w:rPr>
              <w:t xml:space="preserve"> he doesn’t feel guilty because she was the protagonist, but because she mattered to him. This way, it won’t go against the moral of the book, which is that every person has a story.</w:t>
            </w:r>
          </w:p>
        </w:tc>
      </w:tr>
    </w:tbl>
    <w:p w:rsidR="00000000" w:rsidDel="00000000" w:rsidP="00000000" w:rsidRDefault="00000000" w:rsidRPr="00000000" w14:paraId="0000003F">
      <w:pPr>
        <w:pStyle w:val="Heading2"/>
        <w:jc w:val="center"/>
        <w:rPr>
          <w:rFonts w:ascii="Times New Roman" w:cs="Times New Roman" w:eastAsia="Times New Roman" w:hAnsi="Times New Roman"/>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Times New Roman" w:cs="Times New Roman" w:eastAsia="Times New Roman" w:hAnsi="Times New Roman"/>
          <w:color w:val="000000"/>
          <w:rtl w:val="0"/>
        </w:rPr>
        <w:t xml:space="preserve"> Section 3: Scene Rewriting (180-200 words)</w:t>
      </w:r>
      <w:sdt>
        <w:sdtPr>
          <w:id w:val="-886520845"/>
          <w:tag w:val="goog_rdk_3"/>
        </w:sdtPr>
        <w:sdtContent>
          <w:ins w:author="Nimrah Nazim" w:id="2" w:date="2026-05-11T16:03:51Z">
            <w:r w:rsidDel="00000000" w:rsidR="00000000" w:rsidRPr="00000000">
              <w:rPr>
                <w:rFonts w:ascii="Times New Roman" w:cs="Times New Roman" w:eastAsia="Times New Roman" w:hAnsi="Times New Roman"/>
                <w:color w:val="000000"/>
                <w:rtl w:val="0"/>
              </w:rPr>
              <w:t xml:space="preserve"> 11/12</w:t>
            </w:r>
          </w:ins>
        </w:sdtContent>
      </w:sdt>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Write the reimagined version of your chosen scene, showing the role reversal.</w:t>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24"/>
          <w:szCs w:val="24"/>
          <w:rtl w:val="0"/>
        </w:rPr>
        <w:t xml:space="preserve">Tips:</w:t>
        <w:br w:type="textWrapping"/>
      </w:r>
      <w:r w:rsidDel="00000000" w:rsidR="00000000" w:rsidRPr="00000000">
        <w:rPr>
          <w:rFonts w:ascii="Times New Roman" w:cs="Times New Roman" w:eastAsia="Times New Roman" w:hAnsi="Times New Roman"/>
          <w:sz w:val="24"/>
          <w:szCs w:val="24"/>
          <w:rtl w:val="0"/>
        </w:rPr>
        <w:t xml:space="preserve">- Keep the original setting.</w:t>
        <w:br w:type="textWrapping"/>
        <w:t xml:space="preserve">- Show how the switch alters power, mood, or outcome.</w:t>
        <w:br w:type="textWrapping"/>
        <w:t xml:space="preserve">- Use vivid dialogue, emotion, and detail.</w:t>
      </w:r>
    </w:p>
    <w:tbl>
      <w:tblPr>
        <w:tblStyle w:val="Table5"/>
        <w:tblW w:w="94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23"/>
        <w:tblGridChange w:id="0">
          <w:tblGrid>
            <w:gridCol w:w="9423"/>
          </w:tblGrid>
        </w:tblGridChange>
      </w:tblGrid>
      <w:tr>
        <w:trPr>
          <w:cantSplit w:val="0"/>
          <w:trHeight w:val="9429" w:hRule="atLeast"/>
          <w:tblHeader w:val="0"/>
        </w:trPr>
        <w:tc>
          <w:tcPr/>
          <w:p w:rsidR="00000000" w:rsidDel="00000000" w:rsidP="00000000" w:rsidRDefault="00000000" w:rsidRPr="00000000" w14:paraId="0000004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sky was the color of ash, and it had already done its job.</w:t>
            </w:r>
          </w:p>
          <w:p w:rsidR="00000000" w:rsidDel="00000000" w:rsidP="00000000" w:rsidRDefault="00000000" w:rsidRPr="00000000" w14:paraId="0000004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Rudy walked through what remained, though “walked” was too certain of a word. The ground shifted beneath him, merely wood, stone and memory now. Each step was uncertain. The street had disappeared.</w:t>
            </w:r>
          </w:p>
          <w:p w:rsidR="00000000" w:rsidDel="00000000" w:rsidP="00000000" w:rsidRDefault="00000000" w:rsidRPr="00000000" w14:paraId="0000004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noticed the silence first. Not the peaceful kind, but the kind that pressed against the ears and settled into the lungs. It was a silence that did not belong to the living.</w:t>
            </w:r>
          </w:p>
          <w:p w:rsidR="00000000" w:rsidDel="00000000" w:rsidP="00000000" w:rsidRDefault="00000000" w:rsidRPr="00000000" w14:paraId="0000004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came the fragments. An empty doorframe, behind which there was no house. A scattered collection of pages, some whole, some torn, some reduced to soft black curls. Words, surviving where voices had not.</w:t>
            </w:r>
          </w:p>
          <w:p w:rsidR="00000000" w:rsidDel="00000000" w:rsidP="00000000" w:rsidRDefault="00000000" w:rsidRPr="00000000" w14:paraId="0000004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moved through them without thinking, his body continuing long after understanding had failed him.</w:t>
            </w:r>
          </w:p>
          <w:p w:rsidR="00000000" w:rsidDel="00000000" w:rsidP="00000000" w:rsidRDefault="00000000" w:rsidRPr="00000000" w14:paraId="0000004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street corner appeared, at least, he believed it was one. A shape of familiarity lingered in the wreckage, something half-remembered, half-lost. The place where people had existed only hours ago. It was not hope that guided him. Not yet. Something quieter. Something stubborn. He found her in the middle of it.</w:t>
            </w:r>
          </w:p>
          <w:p w:rsidR="00000000" w:rsidDel="00000000" w:rsidP="00000000" w:rsidRDefault="00000000" w:rsidRPr="00000000" w14:paraId="0000004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Liesel Meminger, his Saumensch, was lying among the ruins, as though the world had placed her there and forgotten to return. Her hair was powdered with dust, her face pale beneath it. One of her hands rested slightly open, as if it had once been holding something, a word, perhaps, as she always did.</w:t>
            </w:r>
          </w:p>
          <w:p w:rsidR="00000000" w:rsidDel="00000000" w:rsidP="00000000" w:rsidRDefault="00000000" w:rsidRPr="00000000" w14:paraId="0000004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ways to recognize the dead. Rudy did not know any of them, and yet he understood. Not immediately, no. The realization came in pieces, the same way everything else had. A detail here. A stillness there. The absence of something that should have been present.</w:t>
            </w:r>
          </w:p>
          <w:p w:rsidR="00000000" w:rsidDel="00000000" w:rsidP="00000000" w:rsidRDefault="00000000" w:rsidRPr="00000000" w14:paraId="0000004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Breath. Movement. Liesel.</w:t>
            </w:r>
          </w:p>
          <w:p w:rsidR="00000000" w:rsidDel="00000000" w:rsidP="00000000" w:rsidRDefault="00000000" w:rsidRPr="00000000" w14:paraId="0000004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stood above her, unmoving now, as though any shift might take more of her away. Around him, the silence filled the space, where sound used to live. Now was as good a time as ever for me to step in.</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Somewhere, unseen, I carried her.</w:t>
            </w:r>
          </w:p>
          <w:p w:rsidR="00000000" w:rsidDel="00000000" w:rsidP="00000000" w:rsidRDefault="00000000" w:rsidRPr="00000000" w14:paraId="0000004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often I hesitate. I have seen more endings than there are beginnings, and I have learned to move without question. But this time, I did.</w:t>
            </w:r>
          </w:p>
          <w:p w:rsidR="00000000" w:rsidDel="00000000" w:rsidP="00000000" w:rsidRDefault="00000000" w:rsidRPr="00000000" w14:paraId="0000004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had been a collector of words. A keeper of books. A thief, in the smallest ways. I had watched her gather them, hold them, shape them into something that resisted her circumstances. And now, she had succumbed, and left them behind.</w:t>
            </w:r>
          </w:p>
          <w:p w:rsidR="00000000" w:rsidDel="00000000" w:rsidP="00000000" w:rsidRDefault="00000000" w:rsidRPr="00000000" w14:paraId="0000004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boy remained. He did not move at all.</w:t>
            </w:r>
          </w:p>
          <w:p w:rsidR="00000000" w:rsidDel="00000000" w:rsidP="00000000" w:rsidRDefault="00000000" w:rsidRPr="00000000" w14:paraId="0000004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first time, I found no words worth giving</w:t>
            </w:r>
          </w:p>
        </w:tc>
      </w:tr>
    </w:tbl>
    <w:p w:rsidR="00000000" w:rsidDel="00000000" w:rsidP="00000000" w:rsidRDefault="00000000" w:rsidRPr="00000000" w14:paraId="00000050">
      <w:pPr>
        <w:pStyle w:val="Heading2"/>
        <w:jc w:val="center"/>
        <w:rPr>
          <w:rFonts w:ascii="Times New Roman" w:cs="Times New Roman" w:eastAsia="Times New Roman" w:hAnsi="Times New Roman"/>
          <w:color w:val="000000"/>
        </w:rPr>
      </w:pPr>
      <w:r w:rsidDel="00000000" w:rsidR="00000000" w:rsidRPr="00000000">
        <w:rPr>
          <w:rFonts w:ascii="Quattrocento Sans" w:cs="Quattrocento Sans" w:eastAsia="Quattrocento Sans" w:hAnsi="Quattrocento Sans"/>
          <w:color w:val="000000"/>
          <w:rtl w:val="0"/>
        </w:rPr>
        <w:t xml:space="preserve">💭</w:t>
      </w:r>
      <w:r w:rsidDel="00000000" w:rsidR="00000000" w:rsidRPr="00000000">
        <w:rPr>
          <w:rFonts w:ascii="Times New Roman" w:cs="Times New Roman" w:eastAsia="Times New Roman" w:hAnsi="Times New Roman"/>
          <w:color w:val="000000"/>
          <w:rtl w:val="0"/>
        </w:rPr>
        <w:t xml:space="preserve"> Section 5: Final Reflection</w:t>
      </w:r>
      <w:sdt>
        <w:sdtPr>
          <w:id w:val="-982651581"/>
          <w:tag w:val="goog_rdk_4"/>
        </w:sdtPr>
        <w:sdtContent>
          <w:ins w:author="Nimrah Nazim" w:id="3" w:date="2026-05-11T16:03:56Z">
            <w:r w:rsidDel="00000000" w:rsidR="00000000" w:rsidRPr="00000000">
              <w:rPr>
                <w:rFonts w:ascii="Times New Roman" w:cs="Times New Roman" w:eastAsia="Times New Roman" w:hAnsi="Times New Roman"/>
                <w:color w:val="000000"/>
                <w:rtl w:val="0"/>
              </w:rPr>
              <w:t xml:space="preserve"> 7/8</w:t>
            </w:r>
          </w:ins>
        </w:sdtContent>
      </w:sdt>
      <w:r w:rsidDel="00000000" w:rsidR="00000000" w:rsidRPr="00000000">
        <w:rPr>
          <w:rtl w:val="0"/>
        </w:rPr>
      </w:r>
    </w:p>
    <w:tbl>
      <w:tblPr>
        <w:tblStyle w:val="Table6"/>
        <w:tblW w:w="8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2610"/>
        <w:gridCol w:w="5485"/>
        <w:tblGridChange w:id="0">
          <w:tblGrid>
            <w:gridCol w:w="535"/>
            <w:gridCol w:w="2610"/>
            <w:gridCol w:w="5485"/>
          </w:tblGrid>
        </w:tblGridChange>
      </w:tblGrid>
      <w:tr>
        <w:trPr>
          <w:cantSplit w:val="0"/>
          <w:tblHeader w:val="0"/>
        </w:trPr>
        <w:tc>
          <w:tcPr/>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did you learn about perspective and storytelling through this reversal?</w:t>
            </w: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rtl w:val="0"/>
              </w:rPr>
              <w:t xml:space="preserve">(50 words)</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Reversing the roles showed me how much perspective shapes emotional impact. The same event feels completely different depending on who experiences it. By placing Rudy in Liesel’s position, the story becomes less about processing through words and more about silence, confusion, and grief.</w:t>
            </w:r>
          </w:p>
        </w:tc>
      </w:tr>
      <w:tr>
        <w:trPr>
          <w:cantSplit w:val="0"/>
          <w:tblHeader w:val="0"/>
        </w:trPr>
        <w:tc>
          <w:tcPr/>
          <w:p w:rsidR="00000000" w:rsidDel="00000000" w:rsidP="00000000" w:rsidRDefault="00000000" w:rsidRPr="00000000" w14:paraId="000000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did AI support or limit your creativity?</w:t>
            </w:r>
          </w:p>
          <w:p w:rsidR="00000000" w:rsidDel="00000000" w:rsidP="00000000" w:rsidRDefault="00000000" w:rsidRPr="00000000" w14:paraId="00000057">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rtl w:val="0"/>
              </w:rPr>
              <w:t xml:space="preserve">(50 words)</w:t>
            </w: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helped me explore ideas I hadn’t fully developed, especially regarding Death’s reaction and Rudy’s emotional struggle. However, some suggestions felt too generic or ‘safe’ , thereby misunderstanding the deeper themes of the novel, so I had to critically reshape them to better align with the story’s message.</w:t>
            </w:r>
          </w:p>
        </w:tc>
      </w:tr>
      <w:tr>
        <w:trPr>
          <w:cantSplit w:val="0"/>
          <w:tblHeader w:val="0"/>
        </w:trPr>
        <w:tc>
          <w:tcPr/>
          <w:p w:rsidR="00000000" w:rsidDel="00000000" w:rsidP="00000000" w:rsidRDefault="00000000" w:rsidRPr="00000000" w14:paraId="000000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5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Would you co-write with AI again? Why or why not?</w:t>
            </w:r>
          </w:p>
          <w:p w:rsidR="00000000" w:rsidDel="00000000" w:rsidP="00000000" w:rsidRDefault="00000000" w:rsidRPr="00000000" w14:paraId="0000005B">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rtl w:val="0"/>
              </w:rPr>
              <w:t xml:space="preserve">(50 words)</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use AI again, but only as a brainstorming tool rather than a writer. It’s useful for generating perspectives and possibilities, but it lacks the nuance needed for meaningful storytelling. The best results come from combining AI suggestions with my own interpretation and understanding of the text.</w:t>
            </w:r>
          </w:p>
        </w:tc>
      </w:tr>
    </w:tbl>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sectPr>
      <w:headerReference r:id="rId9"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mrah Nazim" w:id="0" w:date="2026-05-11T16:00:33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confusing, maybe reword it a bit.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Expository Writing Lab</w:t>
      <w:tab/>
      <w:tab/>
      <w:t xml:space="preserve">Spring 2026</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ulcw6AzHP/2IVOncfC6LbwBb8Q==">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b31614b36643f11c9deec2e669483fa7c0ad4672ab4198802a982357434cbb40</vt:lpwstr>
  </property>
</Properties>
</file>