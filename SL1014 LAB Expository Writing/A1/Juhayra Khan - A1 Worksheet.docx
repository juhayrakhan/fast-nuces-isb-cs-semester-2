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jc w:val="center"/>
        <w:rPr>
          <w:rFonts w:ascii="Times New Roman" w:cs="Times New Roman" w:eastAsia="Times New Roman" w:hAnsi="Times New Roman"/>
          <w:b w:val="1"/>
          <w:bCs w:val="1"/>
          <w:sz w:val="24"/>
          <w:szCs w:val="24"/>
        </w:rPr>
      </w:pPr>
      <w:bookmarkStart w:colFirst="0" w:colLast="0" w:name="_heading=h.318zh3ezlno1" w:id="0"/>
      <w:bookmarkEnd w:id="0"/>
      <w:r w:rsidDel="00000000" w:rsidR="00000000" w:rsidRPr="00000000">
        <w:rPr>
          <w:rFonts w:ascii="Times New Roman" w:cs="Times New Roman" w:eastAsia="Times New Roman" w:hAnsi="Times New Roman"/>
          <w:b w:val="1"/>
          <w:bCs w:val="1"/>
          <w:sz w:val="24"/>
          <w:szCs w:val="24"/>
          <w:rtl w:val="0"/>
        </w:rPr>
        <w:t xml:space="preserve">Critical Reading Assignment </w:t>
      </w:r>
    </w:p>
    <w:p w:rsidR="00000000" w:rsidDel="00000000" w:rsidP="00000000" w:rsidRDefault="00000000" w:rsidRPr="00000000" w14:paraId="00000002">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Marks: 50</w:t>
      </w:r>
    </w:p>
    <w:p w:rsidR="00000000" w:rsidDel="00000000" w:rsidP="00000000" w:rsidRDefault="00000000" w:rsidRPr="00000000" w14:paraId="00000003">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90 Minutes</w:t>
      </w:r>
    </w:p>
    <w:p w:rsidR="00000000" w:rsidDel="00000000" w:rsidP="00000000" w:rsidRDefault="00000000" w:rsidRPr="00000000" w14:paraId="00000004">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Text:</w:t>
      </w:r>
    </w:p>
    <w:p w:rsidR="00000000" w:rsidDel="00000000" w:rsidP="00000000" w:rsidRDefault="00000000" w:rsidRPr="00000000" w14:paraId="00000005">
      <w:pPr>
        <w:spacing w:after="240" w:before="240" w:lineRule="auto"/>
        <w:rPr>
          <w:rFonts w:ascii="Times New Roman" w:cs="Times New Roman" w:eastAsia="Times New Roman" w:hAnsi="Times New Roman"/>
        </w:rPr>
      </w:pPr>
      <w:bookmarkStart w:colFirst="0" w:colLast="0" w:name="_heading=h.2y5uv99afqr0" w:id="1"/>
      <w:bookmarkEnd w:id="1"/>
      <w:r w:rsidDel="00000000" w:rsidR="00000000" w:rsidRPr="00000000">
        <w:rPr>
          <w:rFonts w:ascii="Times New Roman" w:cs="Times New Roman" w:eastAsia="Times New Roman" w:hAnsi="Times New Roman"/>
          <w:b w:val="1"/>
          <w:bCs w:val="1"/>
          <w:rtl w:val="0"/>
        </w:rPr>
        <w:t xml:space="preserve">“Are We Living in a Golden Age of Stupidity?”</w:t>
        <w:br w:type="textWrapping"/>
      </w:r>
      <w:r w:rsidDel="00000000" w:rsidR="00000000" w:rsidRPr="00000000">
        <w:rPr>
          <w:rFonts w:ascii="Times New Roman" w:cs="Times New Roman" w:eastAsia="Times New Roman" w:hAnsi="Times New Roman"/>
          <w:rtl w:val="0"/>
        </w:rPr>
        <w:t xml:space="preserve"> Published in </w:t>
      </w:r>
      <w:r w:rsidDel="00000000" w:rsidR="00000000" w:rsidRPr="00000000">
        <w:rPr>
          <w:rFonts w:ascii="Times New Roman" w:cs="Times New Roman" w:eastAsia="Times New Roman" w:hAnsi="Times New Roman"/>
          <w:b w:val="1"/>
          <w:bCs w:val="1"/>
          <w:rtl w:val="0"/>
        </w:rPr>
        <w:t xml:space="preserve">The Guardian</w:t>
      </w:r>
      <w:r w:rsidDel="00000000" w:rsidR="00000000" w:rsidRPr="00000000">
        <w:rPr>
          <w:rFonts w:ascii="Times New Roman" w:cs="Times New Roman" w:eastAsia="Times New Roman" w:hAnsi="Times New Roman"/>
          <w:rtl w:val="0"/>
        </w:rPr>
        <w:t xml:space="preserve"> (Technology Feature, 2025)</w:t>
      </w:r>
    </w:p>
    <w:p w:rsidR="00000000" w:rsidDel="00000000" w:rsidP="00000000" w:rsidRDefault="00000000" w:rsidRPr="00000000" w14:paraId="00000006">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Central Focus of This Assignment</w:t>
      </w:r>
    </w:p>
    <w:p w:rsidR="00000000" w:rsidDel="00000000" w:rsidP="00000000" w:rsidRDefault="00000000" w:rsidRPr="00000000" w14:paraId="00000007">
      <w:pPr>
        <w:numPr>
          <w:ilvl w:val="0"/>
          <w:numId w:val="10"/>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provided article examines the relationship between </w:t>
      </w:r>
      <w:r w:rsidDel="00000000" w:rsidR="00000000" w:rsidRPr="00000000">
        <w:rPr>
          <w:rFonts w:ascii="Times New Roman" w:cs="Times New Roman" w:eastAsia="Times New Roman" w:hAnsi="Times New Roman"/>
          <w:b w:val="1"/>
          <w:bCs w:val="1"/>
          <w:rtl w:val="0"/>
        </w:rPr>
        <w:t xml:space="preserve">technology, reading habits, and anti-intellectualism</w:t>
      </w:r>
      <w:r w:rsidDel="00000000" w:rsidR="00000000" w:rsidRPr="00000000">
        <w:rPr>
          <w:rFonts w:ascii="Times New Roman" w:cs="Times New Roman" w:eastAsia="Times New Roman" w:hAnsi="Times New Roman"/>
          <w:rtl w:val="0"/>
        </w:rPr>
        <w:t xml:space="preserve">, particularly how digital systems weaken sustained critical thought.</w:t>
      </w:r>
    </w:p>
    <w:p w:rsidR="00000000" w:rsidDel="00000000" w:rsidP="00000000" w:rsidRDefault="00000000" w:rsidRPr="00000000" w14:paraId="00000008">
      <w:pPr>
        <w:numPr>
          <w:ilvl w:val="0"/>
          <w:numId w:val="10"/>
        </w:numPr>
        <w:spacing w:after="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focus is not whether you agree, but how the argument works.</w:t>
      </w:r>
    </w:p>
    <w:p w:rsidR="00000000" w:rsidDel="00000000" w:rsidP="00000000" w:rsidRDefault="00000000" w:rsidRPr="00000000" w14:paraId="00000009">
      <w:pPr>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INSTRUCTIONS</w:t>
      </w:r>
    </w:p>
    <w:p w:rsidR="00000000" w:rsidDel="00000000" w:rsidP="00000000" w:rsidRDefault="00000000" w:rsidRPr="00000000" w14:paraId="0000000A">
      <w:pPr>
        <w:numPr>
          <w:ilvl w:val="0"/>
          <w:numId w:val="1"/>
        </w:numPr>
        <w:spacing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 </w:t>
      </w:r>
      <w:r w:rsidDel="00000000" w:rsidR="00000000" w:rsidRPr="00000000">
        <w:rPr>
          <w:rFonts w:ascii="Times New Roman" w:cs="Times New Roman" w:eastAsia="Times New Roman" w:hAnsi="Times New Roman"/>
          <w:b w:val="1"/>
          <w:bCs w:val="1"/>
          <w:rtl w:val="0"/>
        </w:rPr>
        <w:t xml:space="preserve">clear academic paragraphs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0B">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every analytical claim with reference to the article.</w:t>
        <w:br w:type="textWrapping"/>
      </w:r>
    </w:p>
    <w:p w:rsidR="00000000" w:rsidDel="00000000" w:rsidP="00000000" w:rsidRDefault="00000000" w:rsidRPr="00000000" w14:paraId="0000000C">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excessive summary.</w:t>
        <w:br w:type="textWrapping"/>
      </w:r>
    </w:p>
    <w:p w:rsidR="00000000" w:rsidDel="00000000" w:rsidP="00000000" w:rsidRDefault="00000000" w:rsidRPr="00000000" w14:paraId="0000000D">
      <w:pPr>
        <w:numPr>
          <w:ilvl w:val="0"/>
          <w:numId w:val="1"/>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reasoning, structure, assumptions, and implications.</w:t>
        <w:br w:type="textWrapping"/>
      </w:r>
    </w:p>
    <w:p w:rsidR="00000000" w:rsidDel="00000000" w:rsidP="00000000" w:rsidRDefault="00000000" w:rsidRPr="00000000" w14:paraId="0000000E">
      <w:pPr>
        <w:spacing w:before="480" w:lineRule="auto"/>
        <w:jc w:val="center"/>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SECTION A </w:t>
      </w:r>
    </w:p>
    <w:p w:rsidR="00000000" w:rsidDel="00000000" w:rsidP="00000000" w:rsidRDefault="00000000" w:rsidRPr="00000000" w14:paraId="0000000F">
      <w:pPr>
        <w:spacing w:befor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Identifying the Core Argument </w:t>
      </w:r>
      <w:r w:rsidDel="00000000" w:rsidR="00000000" w:rsidRPr="00000000">
        <w:rPr>
          <w:rFonts w:ascii="Times New Roman" w:cs="Times New Roman" w:eastAsia="Times New Roman" w:hAnsi="Times New Roman"/>
          <w:b w:val="1"/>
          <w:bCs w:val="1"/>
          <w:rtl w:val="0"/>
        </w:rPr>
        <w:t xml:space="preserve">(</w:t>
      </w:r>
      <w:sdt>
        <w:sdtPr>
          <w:id w:val="-112193266"/>
          <w:tag w:val="goog_rdk_0"/>
        </w:sdtPr>
        <w:sdtContent>
          <w:ins w:author="Nimrah Nazim" w:id="0" w:date="2026-04-18T08:06:08Z">
            <w:r w:rsidDel="00000000" w:rsidR="00000000" w:rsidRPr="00000000">
              <w:rPr>
                <w:rFonts w:ascii="Times New Roman" w:cs="Times New Roman" w:eastAsia="Times New Roman" w:hAnsi="Times New Roman"/>
                <w:b w:val="1"/>
                <w:bCs w:val="1"/>
                <w:rtl w:val="0"/>
              </w:rPr>
              <w:t xml:space="preserve">17.5/</w:t>
            </w:r>
          </w:ins>
        </w:sdtContent>
      </w:sdt>
      <w:r w:rsidDel="00000000" w:rsidR="00000000" w:rsidRPr="00000000">
        <w:rPr>
          <w:rFonts w:ascii="Times New Roman" w:cs="Times New Roman" w:eastAsia="Times New Roman" w:hAnsi="Times New Roman"/>
          <w:b w:val="1"/>
          <w:bCs w:val="1"/>
          <w:rtl w:val="0"/>
        </w:rPr>
        <w:t xml:space="preserve">20 Marks)</w:t>
      </w:r>
    </w:p>
    <w:p w:rsidR="00000000" w:rsidDel="00000000" w:rsidP="00000000" w:rsidRDefault="00000000" w:rsidRPr="00000000" w14:paraId="00000010">
      <w:pPr>
        <w:spacing w:before="28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Question 1 </w:t>
      </w:r>
      <w:sdt>
        <w:sdtPr>
          <w:id w:val="97539305"/>
          <w:tag w:val="goog_rdk_1"/>
        </w:sdtPr>
        <w:sdtContent>
          <w:ins w:author="Nimrah Nazim" w:id="1" w:date="2026-04-18T08:04:55Z">
            <w:r w:rsidDel="00000000" w:rsidR="00000000" w:rsidRPr="00000000">
              <w:rPr>
                <w:rFonts w:ascii="Times New Roman" w:cs="Times New Roman" w:eastAsia="Times New Roman" w:hAnsi="Times New Roman"/>
                <w:b w:val="1"/>
                <w:bCs w:val="1"/>
                <w:u w:val="single"/>
                <w:rtl w:val="0"/>
              </w:rPr>
              <w:t xml:space="preserve">11.5</w:t>
            </w:r>
          </w:ins>
        </w:sdtContent>
      </w:sdt>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Identify </w:t>
      </w:r>
      <w:r w:rsidDel="00000000" w:rsidR="00000000" w:rsidRPr="00000000">
        <w:rPr>
          <w:rFonts w:ascii="Times New Roman" w:cs="Times New Roman" w:eastAsia="Times New Roman" w:hAnsi="Times New Roman"/>
          <w:b w:val="1"/>
          <w:bCs w:val="1"/>
          <w:rtl w:val="0"/>
        </w:rPr>
        <w:t xml:space="preserve">TWO major claims</w:t>
      </w:r>
      <w:r w:rsidDel="00000000" w:rsidR="00000000" w:rsidRPr="00000000">
        <w:rPr>
          <w:rFonts w:ascii="Times New Roman" w:cs="Times New Roman" w:eastAsia="Times New Roman" w:hAnsi="Times New Roman"/>
          <w:rtl w:val="0"/>
        </w:rPr>
        <w:t xml:space="preserve"> the article makes about each of the following. For each claim, locate and briefly quote/paraphrase the relevant section. </w:t>
      </w:r>
      <w:r w:rsidDel="00000000" w:rsidR="00000000" w:rsidRPr="00000000">
        <w:rPr>
          <w:rFonts w:ascii="Times New Roman" w:cs="Times New Roman" w:eastAsia="Times New Roman" w:hAnsi="Times New Roman"/>
          <w:b w:val="1"/>
          <w:bCs w:val="1"/>
          <w:rtl w:val="0"/>
        </w:rPr>
        <w:t xml:space="preserve">(4x3=12)</w:t>
      </w:r>
    </w:p>
    <w:p w:rsidR="00000000" w:rsidDel="00000000" w:rsidP="00000000" w:rsidRDefault="00000000" w:rsidRPr="00000000" w14:paraId="00000012">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rise of reliance on digital technologies</w:t>
        <w:br w:type="textWrapping"/>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decline (or transformation) of deep reading</w:t>
        <w:br w:type="textWrapping"/>
      </w:r>
    </w:p>
    <w:p w:rsidR="00000000" w:rsidDel="00000000" w:rsidP="00000000" w:rsidRDefault="00000000" w:rsidRPr="00000000" w14:paraId="00000014">
      <w:pPr>
        <w:numPr>
          <w:ilvl w:val="0"/>
          <w:numId w:val="3"/>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implications of reduced critical thinking</w:t>
      </w:r>
    </w:p>
    <w:sdt>
      <w:sdtPr>
        <w:lock w:val="contentLocked"/>
        <w:id w:val="-2059078555"/>
        <w:tag w:val="goog_rdk_2"/>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1: The use of AI reduces active cognitive engagement.</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Quotation:The MIT experiment found that participants could not recall what they wrote: “Barely anyone in the ChatGPT group could give a quote.”</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2: Modern society increasingly offloads mental tasks to digital devices.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Quotation: People “reach for your phone to do the maths sum you could do in your head.”</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3: Digital multitasking weakens sustained attention and depth of thought.</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Quotation: Multitasking creates “a false sense of being on top of things without ever getting to the bottom of anything.”</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4: Digital environments are designed to capture attention rather than cultivate thinking.</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Quotation: Platforms are “devoted to throwing you off course and holding your attention.”</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5: AI may create a generation that produces work without genuine understanding.</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Quotation: Students produce “passable work but don’t have any usable knowledge or understanding.</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6: A frictionless AI-driven society risks weakening intellectual independence.</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Quotation: Your brain needs friction to learn.”</w:t>
                </w:r>
              </w:p>
            </w:tc>
          </w:tr>
        </w:tbl>
      </w:sdtContent>
    </w:sdt>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Question 2</w:t>
      </w:r>
      <w:sdt>
        <w:sdtPr>
          <w:id w:val="-865131925"/>
          <w:tag w:val="goog_rdk_3"/>
        </w:sdtPr>
        <w:sdtContent>
          <w:ins w:author="Nimrah Nazim" w:id="2" w:date="2026-04-18T08:05:38Z">
            <w:r w:rsidDel="00000000" w:rsidR="00000000" w:rsidRPr="00000000">
              <w:rPr>
                <w:rFonts w:ascii="Times New Roman" w:cs="Times New Roman" w:eastAsia="Times New Roman" w:hAnsi="Times New Roman"/>
                <w:b w:val="1"/>
                <w:bCs w:val="1"/>
                <w:u w:val="single"/>
                <w:rtl w:val="0"/>
              </w:rPr>
              <w:t xml:space="preserve"> 4</w:t>
            </w:r>
          </w:ins>
        </w:sdtContent>
      </w:sdt>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Identify the type of claim. Note: identify only the 6 claims you have identified in the previous part: (6)</w:t>
        <w:br w:type="textWrapping"/>
      </w:r>
      <w:r w:rsidDel="00000000" w:rsidR="00000000" w:rsidRPr="00000000">
        <w:rPr>
          <w:rFonts w:ascii="Times New Roman" w:cs="Times New Roman" w:eastAsia="Times New Roman" w:hAnsi="Times New Roman"/>
          <w:rtl w:val="0"/>
        </w:rPr>
        <w:t xml:space="preserve">(For your understanding these types are briefly defined below)</w:t>
      </w:r>
      <w:r w:rsidDel="00000000" w:rsidR="00000000" w:rsidRPr="00000000">
        <w:rPr>
          <w:rtl w:val="0"/>
        </w:rPr>
      </w:r>
    </w:p>
    <w:p w:rsidR="00000000" w:rsidDel="00000000" w:rsidP="00000000" w:rsidRDefault="00000000" w:rsidRPr="00000000" w14:paraId="00000026">
      <w:pPr>
        <w:numPr>
          <w:ilvl w:val="1"/>
          <w:numId w:val="7"/>
        </w:numPr>
        <w:spacing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Causal claim</w:t>
        <w:br w:type="textWrapping"/>
      </w:r>
    </w:p>
    <w:p w:rsidR="00000000" w:rsidDel="00000000" w:rsidP="00000000" w:rsidRDefault="00000000" w:rsidRPr="00000000" w14:paraId="00000027">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Evaluative claim</w:t>
        <w:br w:type="textWrapping"/>
      </w:r>
    </w:p>
    <w:p w:rsidR="00000000" w:rsidDel="00000000" w:rsidP="00000000" w:rsidRDefault="00000000" w:rsidRPr="00000000" w14:paraId="00000028">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claim</w:t>
        <w:br w:type="textWrapping"/>
      </w:r>
    </w:p>
    <w:p w:rsidR="00000000" w:rsidDel="00000000" w:rsidP="00000000" w:rsidRDefault="00000000" w:rsidRPr="00000000" w14:paraId="00000029">
      <w:pPr>
        <w:numPr>
          <w:ilvl w:val="1"/>
          <w:numId w:val="7"/>
        </w:numPr>
        <w:spacing w:after="240" w:lineRule="auto"/>
        <w:ind w:left="1440" w:hanging="360"/>
        <w:rPr>
          <w:rFonts w:ascii="Times New Roman" w:cs="Times New Roman" w:eastAsia="Times New Roman" w:hAnsi="Times New Roman"/>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Cultural generalisation</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Causal Claim</w:t>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A statement that argues one thing causes another.</w:t>
      </w:r>
    </w:p>
    <w:p w:rsidR="00000000" w:rsidDel="00000000" w:rsidP="00000000" w:rsidRDefault="00000000" w:rsidRPr="00000000" w14:paraId="0000002C">
      <w:pPr>
        <w:numPr>
          <w:ilvl w:val="0"/>
          <w:numId w:val="8"/>
        </w:numPr>
        <w:spacing w:before="24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Structure: </w:t>
      </w:r>
      <w:r w:rsidDel="00000000" w:rsidR="00000000" w:rsidRPr="00000000">
        <w:rPr>
          <w:rFonts w:ascii="Times New Roman" w:cs="Times New Roman" w:eastAsia="Times New Roman" w:hAnsi="Times New Roman"/>
          <w:i w:val="1"/>
          <w:iCs w:val="1"/>
          <w:sz w:val="20"/>
          <w:szCs w:val="20"/>
          <w:shd w:fill="fff2cc" w:val="clear"/>
          <w:rtl w:val="0"/>
        </w:rPr>
        <w:t xml:space="preserve">X leads to Y</w:t>
      </w:r>
      <w:r w:rsidDel="00000000" w:rsidR="00000000" w:rsidRPr="00000000">
        <w:rPr>
          <w:rFonts w:ascii="Times New Roman" w:cs="Times New Roman" w:eastAsia="Times New Roman" w:hAnsi="Times New Roman"/>
          <w:sz w:val="20"/>
          <w:szCs w:val="20"/>
          <w:shd w:fill="fff2cc" w:val="clear"/>
          <w:rtl w:val="0"/>
        </w:rPr>
        <w:br w:type="textWrapping"/>
      </w:r>
    </w:p>
    <w:p w:rsidR="00000000" w:rsidDel="00000000" w:rsidP="00000000" w:rsidRDefault="00000000" w:rsidRPr="00000000" w14:paraId="0000002D">
      <w:pPr>
        <w:numPr>
          <w:ilvl w:val="0"/>
          <w:numId w:val="8"/>
        </w:numPr>
        <w:spacing w:after="24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Key question to ask: </w:t>
      </w:r>
      <w:r w:rsidDel="00000000" w:rsidR="00000000" w:rsidRPr="00000000">
        <w:rPr>
          <w:rFonts w:ascii="Times New Roman" w:cs="Times New Roman" w:eastAsia="Times New Roman" w:hAnsi="Times New Roman"/>
          <w:i w:val="1"/>
          <w:iCs w:val="1"/>
          <w:sz w:val="20"/>
          <w:szCs w:val="20"/>
          <w:shd w:fill="fff2cc" w:val="clear"/>
          <w:rtl w:val="0"/>
        </w:rPr>
        <w:t xml:space="preserve">Does the evidence prove causation, or merely suggest correlation?</w:t>
      </w:r>
      <w:r w:rsidDel="00000000" w:rsidR="00000000" w:rsidRPr="00000000">
        <w:rPr>
          <w:rtl w:val="0"/>
        </w:rPr>
      </w:r>
    </w:p>
    <w:p w:rsidR="00000000" w:rsidDel="00000000" w:rsidP="00000000" w:rsidRDefault="00000000" w:rsidRPr="00000000" w14:paraId="0000002E">
      <w:pPr>
        <w:spacing w:before="280" w:lin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Evaluative Claim</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A statement that makes a judgment about value, quality, or importance.</w:t>
      </w:r>
    </w:p>
    <w:p w:rsidR="00000000" w:rsidDel="00000000" w:rsidP="00000000" w:rsidRDefault="00000000" w:rsidRPr="00000000" w14:paraId="00000030">
      <w:pPr>
        <w:numPr>
          <w:ilvl w:val="0"/>
          <w:numId w:val="11"/>
        </w:numPr>
        <w:spacing w:before="24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Structure: </w:t>
      </w:r>
      <w:r w:rsidDel="00000000" w:rsidR="00000000" w:rsidRPr="00000000">
        <w:rPr>
          <w:rFonts w:ascii="Times New Roman" w:cs="Times New Roman" w:eastAsia="Times New Roman" w:hAnsi="Times New Roman"/>
          <w:i w:val="1"/>
          <w:iCs w:val="1"/>
          <w:sz w:val="20"/>
          <w:szCs w:val="20"/>
          <w:shd w:fill="fff2cc" w:val="clear"/>
          <w:rtl w:val="0"/>
        </w:rPr>
        <w:t xml:space="preserve">X is harmful / beneficial / dangerous / problematic.</w:t>
      </w:r>
      <w:r w:rsidDel="00000000" w:rsidR="00000000" w:rsidRPr="00000000">
        <w:rPr>
          <w:rFonts w:ascii="Times New Roman" w:cs="Times New Roman" w:eastAsia="Times New Roman" w:hAnsi="Times New Roman"/>
          <w:sz w:val="20"/>
          <w:szCs w:val="20"/>
          <w:shd w:fill="fff2cc" w:val="clear"/>
          <w:rtl w:val="0"/>
        </w:rPr>
        <w:br w:type="textWrapping"/>
      </w:r>
    </w:p>
    <w:p w:rsidR="00000000" w:rsidDel="00000000" w:rsidP="00000000" w:rsidRDefault="00000000" w:rsidRPr="00000000" w14:paraId="00000031">
      <w:pPr>
        <w:numPr>
          <w:ilvl w:val="0"/>
          <w:numId w:val="11"/>
        </w:numPr>
        <w:spacing w:after="24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Key question to ask: </w:t>
      </w:r>
      <w:r w:rsidDel="00000000" w:rsidR="00000000" w:rsidRPr="00000000">
        <w:rPr>
          <w:rFonts w:ascii="Times New Roman" w:cs="Times New Roman" w:eastAsia="Times New Roman" w:hAnsi="Times New Roman"/>
          <w:i w:val="1"/>
          <w:iCs w:val="1"/>
          <w:sz w:val="20"/>
          <w:szCs w:val="20"/>
          <w:shd w:fill="fff2cc" w:val="clear"/>
          <w:rtl w:val="0"/>
        </w:rPr>
        <w:t xml:space="preserve">What standards are being used to make this judgment?</w:t>
      </w:r>
      <w:r w:rsidDel="00000000" w:rsidR="00000000" w:rsidRPr="00000000">
        <w:rPr>
          <w:rtl w:val="0"/>
        </w:rPr>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i w:val="1"/>
          <w:iCs w:val="1"/>
          <w:sz w:val="20"/>
          <w:szCs w:val="20"/>
          <w:shd w:fill="fff2cc" w:val="clear"/>
        </w:rPr>
      </w:pPr>
      <w:r w:rsidDel="00000000" w:rsidR="00000000" w:rsidRPr="00000000">
        <w:rPr>
          <w:rtl w:val="0"/>
        </w:rPr>
      </w:r>
    </w:p>
    <w:p w:rsidR="00000000" w:rsidDel="00000000" w:rsidP="00000000" w:rsidRDefault="00000000" w:rsidRPr="00000000" w14:paraId="00000033">
      <w:pPr>
        <w:spacing w:before="280" w:lin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Predictive Claim</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A statement about what will happen in the future if current trends continue.</w:t>
      </w:r>
    </w:p>
    <w:p w:rsidR="00000000" w:rsidDel="00000000" w:rsidP="00000000" w:rsidRDefault="00000000" w:rsidRPr="00000000" w14:paraId="00000035">
      <w:pPr>
        <w:numPr>
          <w:ilvl w:val="0"/>
          <w:numId w:val="9"/>
        </w:numPr>
        <w:spacing w:before="24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Structure: </w:t>
      </w:r>
      <w:r w:rsidDel="00000000" w:rsidR="00000000" w:rsidRPr="00000000">
        <w:rPr>
          <w:rFonts w:ascii="Times New Roman" w:cs="Times New Roman" w:eastAsia="Times New Roman" w:hAnsi="Times New Roman"/>
          <w:i w:val="1"/>
          <w:iCs w:val="1"/>
          <w:sz w:val="20"/>
          <w:szCs w:val="20"/>
          <w:shd w:fill="fff2cc" w:val="clear"/>
          <w:rtl w:val="0"/>
        </w:rPr>
        <w:t xml:space="preserve">If X continues, Y will result.</w:t>
      </w:r>
      <w:r w:rsidDel="00000000" w:rsidR="00000000" w:rsidRPr="00000000">
        <w:rPr>
          <w:rFonts w:ascii="Times New Roman" w:cs="Times New Roman" w:eastAsia="Times New Roman" w:hAnsi="Times New Roman"/>
          <w:sz w:val="20"/>
          <w:szCs w:val="20"/>
          <w:shd w:fill="fff2cc" w:val="clear"/>
          <w:rtl w:val="0"/>
        </w:rPr>
        <w:br w:type="textWrapping"/>
      </w:r>
    </w:p>
    <w:p w:rsidR="00000000" w:rsidDel="00000000" w:rsidP="00000000" w:rsidRDefault="00000000" w:rsidRPr="00000000" w14:paraId="00000036">
      <w:pPr>
        <w:numPr>
          <w:ilvl w:val="0"/>
          <w:numId w:val="9"/>
        </w:numPr>
        <w:spacing w:after="24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Key question to ask: </w:t>
      </w:r>
      <w:r w:rsidDel="00000000" w:rsidR="00000000" w:rsidRPr="00000000">
        <w:rPr>
          <w:rFonts w:ascii="Times New Roman" w:cs="Times New Roman" w:eastAsia="Times New Roman" w:hAnsi="Times New Roman"/>
          <w:i w:val="1"/>
          <w:iCs w:val="1"/>
          <w:sz w:val="20"/>
          <w:szCs w:val="20"/>
          <w:shd w:fill="fff2cc" w:val="clear"/>
          <w:rtl w:val="0"/>
        </w:rPr>
        <w:t xml:space="preserve">Is this forecast supported by strong evidence?</w:t>
      </w:r>
      <w:r w:rsidDel="00000000" w:rsidR="00000000" w:rsidRPr="00000000">
        <w:rPr>
          <w:rtl w:val="0"/>
        </w:rPr>
      </w:r>
    </w:p>
    <w:p w:rsidR="00000000" w:rsidDel="00000000" w:rsidP="00000000" w:rsidRDefault="00000000" w:rsidRPr="00000000" w14:paraId="00000037">
      <w:pPr>
        <w:spacing w:before="28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Cultural Generalisation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A broad claim about society, culture, or collective behaviour.</w:t>
      </w:r>
    </w:p>
    <w:p w:rsidR="00000000" w:rsidDel="00000000" w:rsidP="00000000" w:rsidRDefault="00000000" w:rsidRPr="00000000" w14:paraId="00000039">
      <w:pPr>
        <w:numPr>
          <w:ilvl w:val="0"/>
          <w:numId w:val="2"/>
        </w:numPr>
        <w:spacing w:befor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Structure: “We are becoming…” / “Modern society values…”</w:t>
        <w:br w:type="textWrapping"/>
      </w:r>
    </w:p>
    <w:p w:rsidR="00000000" w:rsidDel="00000000" w:rsidP="00000000" w:rsidRDefault="00000000" w:rsidRPr="00000000" w14:paraId="0000003A">
      <w:pPr>
        <w:numPr>
          <w:ilvl w:val="0"/>
          <w:numId w:val="2"/>
        </w:numPr>
        <w:spacing w:after="240" w:lineRule="auto"/>
        <w:ind w:left="720" w:hanging="360"/>
        <w:jc w:val="both"/>
        <w:rPr>
          <w:rFonts w:ascii="Times New Roman" w:cs="Times New Roman" w:eastAsia="Times New Roman" w:hAnsi="Times New Roman"/>
          <w:sz w:val="20"/>
          <w:szCs w:val="20"/>
          <w:shd w:fill="fff2cc" w:val="clear"/>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rFonts w:ascii="Times New Roman" w:cs="Times New Roman" w:eastAsia="Times New Roman" w:hAnsi="Times New Roman"/>
          <w:sz w:val="20"/>
          <w:szCs w:val="20"/>
          <w:shd w:fill="fff2cc" w:val="clear"/>
          <w:rtl w:val="0"/>
        </w:rPr>
        <w:t xml:space="preserve">Key question to ask: </w:t>
      </w:r>
      <w:r w:rsidDel="00000000" w:rsidR="00000000" w:rsidRPr="00000000">
        <w:rPr>
          <w:rFonts w:ascii="Times New Roman" w:cs="Times New Roman" w:eastAsia="Times New Roman" w:hAnsi="Times New Roman"/>
          <w:i w:val="1"/>
          <w:iCs w:val="1"/>
          <w:sz w:val="20"/>
          <w:szCs w:val="20"/>
          <w:shd w:fill="fff2cc" w:val="clear"/>
          <w:rtl w:val="0"/>
        </w:rPr>
        <w:t xml:space="preserve">Is this claim sufficiently supported, or does it overgeneralise</w:t>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i w:val="1"/>
          <w:iCs w:val="1"/>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tl w:val="0"/>
        </w:rPr>
      </w:r>
    </w:p>
    <w:sdt>
      <w:sdtPr>
        <w:lock w:val="contentLocked"/>
        <w:id w:val="1038500513"/>
        <w:tag w:val="goog_rdk_6"/>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Claims 1 and 3 are Causal</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2 is Cultural Generalisation</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Claims </w:t>
                </w:r>
                <w:sdt>
                  <w:sdtPr>
                    <w:id w:val="1879276337"/>
                    <w:tag w:val="goog_rdk_4"/>
                  </w:sdtPr>
                  <w:sdtContent>
                    <w:commentRangeStart w:id="0"/>
                  </w:sdtContent>
                </w:sdt>
                <w:r w:rsidDel="00000000" w:rsidR="00000000" w:rsidRPr="00000000">
                  <w:rPr>
                    <w:rFonts w:ascii="Times New Roman" w:cs="Times New Roman" w:eastAsia="Times New Roman" w:hAnsi="Times New Roman"/>
                    <w:rtl w:val="0"/>
                  </w:rPr>
                  <w:t xml:space="preserve">4</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and</w:t>
                </w:r>
                <w:sdt>
                  <w:sdtPr>
                    <w:id w:val="-2146053176"/>
                    <w:tag w:val="goog_rdk_5"/>
                  </w:sdtPr>
                  <w:sdtContent>
                    <w:commentRangeStart w:id="1"/>
                  </w:sdtContent>
                </w:sdt>
                <w:r w:rsidDel="00000000" w:rsidR="00000000" w:rsidRPr="00000000">
                  <w:rPr>
                    <w:rFonts w:ascii="Times New Roman" w:cs="Times New Roman" w:eastAsia="Times New Roman" w:hAnsi="Times New Roman"/>
                    <w:rtl w:val="0"/>
                  </w:rPr>
                  <w:t xml:space="preserve"> 6</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are Evaluative</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5 is Predictive</w:t>
                </w:r>
              </w:p>
            </w:tc>
          </w:tr>
        </w:tbl>
      </w:sdtContent>
    </w:sdt>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Explain the logical structure of the following. (2)</w:t>
      </w:r>
      <w:sdt>
        <w:sdtPr>
          <w:id w:val="-1930751657"/>
          <w:tag w:val="goog_rdk_7"/>
        </w:sdtPr>
        <w:sdtContent>
          <w:ins w:author="Nimrah Nazim" w:id="3" w:date="2026-04-18T08:06:01Z">
            <w:r w:rsidDel="00000000" w:rsidR="00000000" w:rsidRPr="00000000">
              <w:rPr>
                <w:rFonts w:ascii="Times New Roman" w:cs="Times New Roman" w:eastAsia="Times New Roman" w:hAnsi="Times New Roman"/>
                <w:b w:val="1"/>
                <w:bCs w:val="1"/>
                <w:rtl w:val="0"/>
              </w:rPr>
              <w:t xml:space="preserve"> 2</w:t>
            </w:r>
          </w:ins>
        </w:sdtContent>
      </w:sdt>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43">
      <w:pPr>
        <w:numPr>
          <w:ilvl w:val="1"/>
          <w:numId w:val="7"/>
        </w:numPr>
        <w:spacing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reasoning connects technology to intellectual decline?</w:t>
        <w:br w:type="textWrapping"/>
      </w:r>
    </w:p>
    <w:p w:rsidR="00000000" w:rsidDel="00000000" w:rsidP="00000000" w:rsidRDefault="00000000" w:rsidRPr="00000000" w14:paraId="00000044">
      <w:pPr>
        <w:numPr>
          <w:ilvl w:val="1"/>
          <w:numId w:val="7"/>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article clearly establish causation, or imply it?</w:t>
      </w:r>
    </w:p>
    <w:sdt>
      <w:sdtPr>
        <w:lock w:val="contentLocked"/>
        <w:id w:val="-40804380"/>
        <w:tag w:val="goog_rdk_8"/>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Reasoning:</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1.Technology reduces cognitive effort.</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brain prefers shortcuts.</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3.Reduced effort weakens neural engagement.</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4.We become dependent and less intellectually independent.</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The article largely implies causation rather than conclusively proving it. The only source cited is the MIT study, small and not peer-reviewed, and otherwise the article depends heavily on the cultural generalisation.</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4E">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tabs>
          <w:tab w:val="left" w:leader="none" w:pos="2790"/>
          <w:tab w:val="center" w:leader="none" w:pos="4514"/>
        </w:tabs>
        <w:spacing w:before="48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b w:val="1"/>
          <w:bCs w:val="1"/>
          <w:highlight w:val="cyan"/>
          <w:rtl w:val="0"/>
        </w:rPr>
        <w:t xml:space="preserve">SECTION B </w:t>
      </w:r>
      <w:r w:rsidDel="00000000" w:rsidR="00000000" w:rsidRPr="00000000">
        <w:rPr>
          <w:rFonts w:ascii="Times New Roman" w:cs="Times New Roman" w:eastAsia="Times New Roman" w:hAnsi="Times New Roman"/>
          <w:b w:val="1"/>
          <w:bCs w:val="1"/>
          <w:sz w:val="24"/>
          <w:szCs w:val="24"/>
          <w:highlight w:val="cyan"/>
          <w:rtl w:val="0"/>
        </w:rPr>
        <w:t xml:space="preserve">(</w:t>
      </w:r>
      <w:sdt>
        <w:sdtPr>
          <w:id w:val="972997750"/>
          <w:tag w:val="goog_rdk_9"/>
        </w:sdtPr>
        <w:sdtContent>
          <w:ins w:author="Nimrah Nazim" w:id="4" w:date="2026-04-18T08:07:14Z">
            <w:r w:rsidDel="00000000" w:rsidR="00000000" w:rsidRPr="00000000">
              <w:rPr>
                <w:rFonts w:ascii="Times New Roman" w:cs="Times New Roman" w:eastAsia="Times New Roman" w:hAnsi="Times New Roman"/>
                <w:b w:val="1"/>
                <w:bCs w:val="1"/>
                <w:sz w:val="24"/>
                <w:szCs w:val="24"/>
                <w:highlight w:val="cyan"/>
                <w:rtl w:val="0"/>
              </w:rPr>
              <w:t xml:space="preserve">13.5/</w:t>
            </w:r>
          </w:ins>
        </w:sdtContent>
      </w:sdt>
      <w:r w:rsidDel="00000000" w:rsidR="00000000" w:rsidRPr="00000000">
        <w:rPr>
          <w:rFonts w:ascii="Times New Roman" w:cs="Times New Roman" w:eastAsia="Times New Roman" w:hAnsi="Times New Roman"/>
          <w:b w:val="1"/>
          <w:bCs w:val="1"/>
          <w:sz w:val="24"/>
          <w:szCs w:val="24"/>
          <w:highlight w:val="cyan"/>
          <w:rtl w:val="0"/>
        </w:rPr>
        <w:t xml:space="preserve">15 marks)</w:t>
      </w:r>
      <w:r w:rsidDel="00000000" w:rsidR="00000000" w:rsidRPr="00000000">
        <w:rPr>
          <w:rtl w:val="0"/>
        </w:rPr>
      </w:r>
    </w:p>
    <w:p w:rsidR="00000000" w:rsidDel="00000000" w:rsidP="00000000" w:rsidRDefault="00000000" w:rsidRPr="00000000" w14:paraId="00000050">
      <w:pPr>
        <w:pStyle w:val="Heading2"/>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Evaluating Argument, Evidence, Tone &amp; Assumptions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z w:val="24"/>
          <w:szCs w:val="24"/>
          <w:rtl w:val="0"/>
        </w:rPr>
        <w:t xml:space="preserve">300-500</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words)</w:t>
      </w: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w:t>
      </w:r>
      <w:r w:rsidDel="00000000" w:rsidR="00000000" w:rsidRPr="00000000">
        <w:rPr>
          <w:rFonts w:ascii="Times New Roman" w:cs="Times New Roman" w:eastAsia="Times New Roman" w:hAnsi="Times New Roman"/>
          <w:b w:val="1"/>
          <w:bCs w:val="1"/>
          <w:rtl w:val="0"/>
        </w:rPr>
        <w:t xml:space="preserve">ONE major claim</w:t>
      </w:r>
      <w:r w:rsidDel="00000000" w:rsidR="00000000" w:rsidRPr="00000000">
        <w:rPr>
          <w:rFonts w:ascii="Times New Roman" w:cs="Times New Roman" w:eastAsia="Times New Roman" w:hAnsi="Times New Roman"/>
          <w:rtl w:val="0"/>
        </w:rPr>
        <w:t xml:space="preserve"> from Section A and evaluate it more deeply. Write an academic paragraph (300-500 words) Your paragraph must clearly assess credibility and logical strength.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paragraph must critically examine:</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type and credibility of evidence used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logical structure of the argument (including causation vs. correlation)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tone of the article (e.g., alarmist, analytical, persuasive, skeptical)</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author’s intention (to inform, persuade, warn, critique, provoke, etc.)</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Underlying assumptions the argument depends on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biases shaping the claim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perspectives or counterarguments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must avoid summary and focus on analytical evaluation.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sdt>
      <w:sdtPr>
        <w:lock w:val="contentLocked"/>
        <w:id w:val="336148634"/>
        <w:tag w:val="goog_rdk_11"/>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article’s central causal claims is that reliance on AI tools such as ChatGPT reduces cognitive engagement and may contribute to intellectual decline. Scientists at MIT saw drops in brain signals tied to focus and original thought while people used the tool.However, due to the amount of participants being barely 50, drawing conclusions feels shaky. Furthermore, silence in certain brain zones could mean smarter energy use, not weaker brains. Activity shifts do show up during tasks with AI aid, true. Yet those interrupts alone cannot prove that human minds weaken for good..</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Logically, the article moves from short-term reduced engagement to broader claims about societal intellectual weakening. This extrapolation depends on an implicit assumption: that cognitive “friction” is inherently beneficial and that external support tools necessarily erode intellectual ability. Yet the article itself acknowledges that cognitive offloading has historically enabled more complex reasoning, as seen with writing and printed texts. Thus, this creates tension within the argument. If writing once enhances thinking by extending cognition, it is not self-evident that AI differs categorically.</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tone of the article is cautiously alarmist. Phrases such as “brain rot” and “stupidogenic society” evoke anxiety, suggesting deterioration rather than transformation. The rhetorical questions about whether “our minds are no longer our own” heighten this effect. Although the author includes counterexamples—such as AI aiding medical research—the dominant framing encourages concern. This indicates an intention not merely to inform but to warn and provoke reflection.</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Underlying the argument are assumptions that sustained attention is the primary marker of intelligence and that independence from tools is intrinsically superior to tool-assisted cognition. A quiet doubt about tech's path might be hiding in these ideas. Not seeing things clearly means overlooking how artificial intelligence could reshape smarts, not shrink them. Classrooms using guided AI tools might actually grow sharper thinking, not wipe it out.</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w:t>
                </w:r>
                <w:sdt>
                  <w:sdtPr>
                    <w:id w:val="-2118906373"/>
                    <w:tag w:val="goog_rdk_10"/>
                  </w:sdtPr>
                  <w:sdtContent>
                    <w:commentRangeStart w:id="2"/>
                  </w:sdtContent>
                </w:sdt>
                <w:r w:rsidDel="00000000" w:rsidR="00000000" w:rsidRPr="00000000">
                  <w:rPr>
                    <w:rFonts w:ascii="Times New Roman" w:cs="Times New Roman" w:eastAsia="Times New Roman" w:hAnsi="Times New Roman"/>
                    <w:sz w:val="24"/>
                    <w:szCs w:val="24"/>
                    <w:rtl w:val="0"/>
                  </w:rPr>
                  <w:t xml:space="preserve">truth be told,</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the worry is not baseless, yet much of its weight comes from how it's shaped, not hard facts. What we see points toward possible harm, though nothing confirms a real drop in thinking ability.</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2"/>
        <w:jc w:val="center"/>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SECTION C (</w:t>
      </w:r>
      <w:sdt>
        <w:sdtPr>
          <w:id w:val="-1505723174"/>
          <w:tag w:val="goog_rdk_12"/>
        </w:sdtPr>
        <w:sdtContent>
          <w:ins w:author="Nimrah Nazim" w:id="5" w:date="2026-04-18T08:07:55Z">
            <w:r w:rsidDel="00000000" w:rsidR="00000000" w:rsidRPr="00000000">
              <w:rPr>
                <w:rFonts w:ascii="Times New Roman" w:cs="Times New Roman" w:eastAsia="Times New Roman" w:hAnsi="Times New Roman"/>
                <w:b w:val="1"/>
                <w:bCs w:val="1"/>
                <w:sz w:val="24"/>
                <w:szCs w:val="24"/>
                <w:highlight w:val="cyan"/>
                <w:rtl w:val="0"/>
              </w:rPr>
              <w:t xml:space="preserve">13/</w:t>
            </w:r>
          </w:ins>
        </w:sdtContent>
      </w:sdt>
      <w:r w:rsidDel="00000000" w:rsidR="00000000" w:rsidRPr="00000000">
        <w:rPr>
          <w:rFonts w:ascii="Times New Roman" w:cs="Times New Roman" w:eastAsia="Times New Roman" w:hAnsi="Times New Roman"/>
          <w:b w:val="1"/>
          <w:bCs w:val="1"/>
          <w:sz w:val="24"/>
          <w:szCs w:val="24"/>
          <w:highlight w:val="cyan"/>
          <w:rtl w:val="0"/>
        </w:rPr>
        <w:t xml:space="preserve">15 marks)</w:t>
      </w:r>
    </w:p>
    <w:p w:rsidR="00000000" w:rsidDel="00000000" w:rsidP="00000000" w:rsidRDefault="00000000" w:rsidRPr="00000000" w14:paraId="0000006B">
      <w:pPr>
        <w:pStyle w:val="Heading2"/>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Counterargument, Bias &amp; Rebuttal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(300–</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00 words)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same claim from Section B:</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a strong counterargument that challenges the original claim.</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any assumptions or biases within the original claim.</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 with a rebuttal that addresses the counterargument logically and fairly.</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response must:</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logical fallacies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overgeneralization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academic tone and coherence</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tl w:val="0"/>
        </w:rPr>
      </w:r>
    </w:p>
    <w:sdt>
      <w:sdtPr>
        <w:lock w:val="contentLocked"/>
        <w:id w:val="-487795925"/>
        <w:tag w:val="goog_rdk_18"/>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shaped how people think long before AI arrived. Tools like written words, printed books, or number machines once faced blame for dulling minds, yet knowledge grew because of them. Shifting tasks away from pure recall frees up space for deeper thought. When a system helps shape early drafts or sparks new angles, attention shifts toward improving ideas instead. Using less effort on familiar chores might mean working smarter, not weaker. Progress often hides in what feels too easy at first glance.</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MIT study measures short-term neural engagement during a specific task. It does not demonstrate permanent neurological change. Lower recall of an essay immediately after writing with AI does not prove long-term memory impairment. It may simply show that when individuals collaborate with tools, memory encoding shifts. Intelligence should not be equated solely with unaided recall.</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claim also appears shaped by technological pessimism. It assumes that “friction” is always necessary for meaningful learning and that convenience inherently weakens cognition. This may romanticise pre-digital intellectual habits while overlooking the cognitive burdens of earlier eras. Additionally, framing society as becoming “stupidogenic” risks overgeneralisation by treating diverse digital experiences as uniform.</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counterargument does not fully eliminate concern. While tools can enhance cognition, uncritical dependence on them may reduce the practice of foundational skills. The key distinction lies between augmentation and substitution. When AI supplements reasoning, it may strengthen intellectual output. When it replaces thinking entirely, it risks weakening skill development. The teachers’ concerns cited in the article suggest that in educational contexts, substitution may already be occurring.</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here's how it fits together. Not every machine thought wears down the mind by default. What matters instead are how people lean on them, who sets the rules, and whether users notice whats happening. That first argument might pin things too tightly on cause and effect. Still, it spots something real, systems built to move fast or grab focus often nudge us toward zoning out. Walking away entirely isn</w:t>
                </w:r>
                <w:sdt>
                  <w:sdtPr>
                    <w:id w:val="-1059063722"/>
                    <w:tag w:val="goog_rdk_13"/>
                  </w:sdtPr>
                  <w:sdtContent>
                    <w:ins w:author="Nimrah Nazim" w:id="6" w:date="2026-04-18T08:07:45Z">
                      <w:r w:rsidDel="00000000" w:rsidR="00000000" w:rsidRPr="00000000">
                        <w:rPr>
                          <w:rFonts w:ascii="Times New Roman" w:cs="Times New Roman" w:eastAsia="Times New Roman" w:hAnsi="Times New Roman"/>
                          <w:rtl w:val="0"/>
                        </w:rPr>
                        <w:t xml:space="preserve">’</w:t>
                      </w:r>
                    </w:ins>
                  </w:sdtContent>
                </w:sdt>
                <w:r w:rsidDel="00000000" w:rsidR="00000000" w:rsidRPr="00000000">
                  <w:rPr>
                    <w:rFonts w:ascii="Times New Roman" w:cs="Times New Roman" w:eastAsia="Times New Roman" w:hAnsi="Times New Roman"/>
                    <w:rtl w:val="0"/>
                  </w:rPr>
                  <w:t xml:space="preserve">t the fix. Staying present while using tools? That shapes better outcomes.</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conclude, the opposing view softens the piece's urgency, yet the response admits thinking for yourself takes work where everything flows too easily. Hence, that cognitive autonomy requires deliberate effort in an increasingly frictionless environment.</w:t>
                </w:r>
              </w:p>
              <w:sdt>
                <w:sdtPr>
                  <w:id w:val="423610927"/>
                  <w:tag w:val="goog_rdk_17"/>
                </w:sdtPr>
                <w:sdtContent>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Nimrah Nazim" w:id="7" w:date="2026-04-18T08:07:34Z"/>
                        <w:rFonts w:ascii="Times New Roman" w:cs="Times New Roman" w:eastAsia="Times New Roman" w:hAnsi="Times New Roman"/>
                        <w:b w:val="1"/>
                        <w:bCs w:val="1"/>
                        <w:rPrChange w:author="Nimrah Nazim" w:id="8" w:date="2026-04-18T08:07:34Z">
                          <w:rPr>
                            <w:rFonts w:ascii="Times New Roman" w:cs="Times New Roman" w:eastAsia="Times New Roman" w:hAnsi="Times New Roman"/>
                          </w:rPr>
                        </w:rPrChange>
                      </w:rPr>
                    </w:pPr>
                    <w:sdt>
                      <w:sdtPr>
                        <w:id w:val="-98973761"/>
                        <w:tag w:val="goog_rdk_15"/>
                      </w:sdtPr>
                      <w:sdtContent>
                        <w:ins w:author="Nimrah Nazim" w:id="7" w:date="2026-04-18T08:07:34Z"/>
                        <w:sdt>
                          <w:sdtPr>
                            <w:id w:val="-1503773695"/>
                            <w:tag w:val="goog_rdk_16"/>
                          </w:sdtPr>
                          <w:sdtContent>
                            <w:ins w:author="Nimrah Nazim" w:id="7" w:date="2026-04-18T08:07:34Z">
                              <w:r w:rsidDel="00000000" w:rsidR="00000000" w:rsidRPr="00000000">
                                <w:rPr>
                                  <w:rFonts w:ascii="Times New Roman" w:cs="Times New Roman" w:eastAsia="Times New Roman" w:hAnsi="Times New Roman"/>
                                  <w:b w:val="1"/>
                                  <w:bCs w:val="1"/>
                                  <w:rtl w:val="0"/>
                                  <w:rPrChange w:author="Nimrah Nazim" w:id="8" w:date="2026-04-18T08:07:34Z">
                                    <w:rPr>
                                      <w:rFonts w:ascii="Times New Roman" w:cs="Times New Roman" w:eastAsia="Times New Roman" w:hAnsi="Times New Roman"/>
                                    </w:rPr>
                                  </w:rPrChange>
                                </w:rPr>
                                <w:t xml:space="preserve">Rebuttal could be stronger.</w:t>
                              </w:r>
                            </w:ins>
                          </w:sdtContent>
                        </w:sdt>
                        <w:ins w:author="Nimrah Nazim" w:id="7" w:date="2026-04-18T08:07:34Z"/>
                      </w:sdtContent>
                    </w:sdt>
                  </w:p>
                </w:sdtContent>
              </w:sdt>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bl>
      </w:sdtContent>
    </w:sdt>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tl w:val="0"/>
        </w:rPr>
      </w:r>
    </w:p>
    <w:sectPr>
      <w:type w:val="continuous"/>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mrah Nazim" w:id="0" w:date="2026-04-18T08:05:17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Generalization</w:t>
      </w:r>
    </w:p>
  </w:comment>
  <w:comment w:author="Nimrah Nazim" w:id="2" w:date="2026-04-18T08:06:54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w:t>
      </w:r>
    </w:p>
  </w:comment>
  <w:comment w:author="Nimrah Nazim" w:id="1" w:date="2026-04-18T08:05:34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4" w15:done="0"/>
  <w15:commentEx w15:paraId="00000085" w15:done="0"/>
  <w15:commentEx w15:paraId="0000008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NormalWeb">
    <w:name w:val="Normal (Web)"/>
    <w:basedOn w:val="Normal"/>
    <w:uiPriority w:val="99"/>
    <w:unhideWhenUsed w:val="1"/>
    <w:rsid w:val="004301DE"/>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4301DE"/>
    <w:rPr>
      <w:b w:val="1"/>
      <w:bCs w:val="1"/>
    </w:rPr>
  </w:style>
  <w:style w:type="character" w:styleId="Emphasis">
    <w:name w:val="Emphasis"/>
    <w:basedOn w:val="DefaultParagraphFont"/>
    <w:uiPriority w:val="20"/>
    <w:qFormat w:val="1"/>
    <w:rsid w:val="004301DE"/>
    <w:rPr>
      <w:i w:val="1"/>
      <w:i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8oceq5JKVJZg/Fb6MxxuX5WGkw==">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2026-02-25T07:34:00Z</dcterms:created>
  <dc:creator>Sara Ijaz</dc:creator>
</cp:coreProperties>
</file>