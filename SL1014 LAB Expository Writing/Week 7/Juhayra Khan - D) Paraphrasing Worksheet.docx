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Juhayra Khan</w:t>
        <w:tab/>
        <w:tab/>
        <w:tab/>
        <w:t xml:space="preserve">Section: BCS-F1</w:t>
        <w:tab/>
        <w:tab/>
        <w:t xml:space="preserve"> Roll Number: 25I-0922</w:t>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Lab Task 9: Paraphrasing Worksheet</w:t>
        <w:tab/>
        <w:tab/>
      </w:r>
    </w:p>
    <w:p w:rsidR="00000000" w:rsidDel="00000000" w:rsidP="00000000" w:rsidRDefault="00000000" w:rsidRPr="00000000" w14:paraId="0000000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Marks: ____/40</w:t>
      </w: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Duration: </w:t>
      </w:r>
      <w:r w:rsidDel="00000000" w:rsidR="00000000" w:rsidRPr="00000000">
        <w:rPr>
          <w:rFonts w:ascii="Times New Roman" w:cs="Times New Roman" w:eastAsia="Times New Roman" w:hAnsi="Times New Roman"/>
          <w:rtl w:val="0"/>
        </w:rPr>
        <w:t xml:space="preserve">65 minutes</w:t>
      </w:r>
    </w:p>
    <w:p w:rsidR="00000000" w:rsidDel="00000000" w:rsidP="00000000" w:rsidRDefault="00000000" w:rsidRPr="00000000" w14:paraId="00000005">
      <w:pPr>
        <w:spacing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LLO 3: Apply appropriate grammar rules and writing conventions to produce clear and coherent written content. </w:t>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Learning Objectives</w:t>
      </w:r>
    </w:p>
    <w:p w:rsidR="00000000" w:rsidDel="00000000" w:rsidP="00000000" w:rsidRDefault="00000000" w:rsidRPr="00000000" w14:paraId="0000000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of the activity, students will be able to: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Apply appropriate grammar and vocabulary to restate paragraphs in their own words while preserving the original meaning.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 synonyms, sentence restructuring, and cohesive devices to produce coherent and academically acceptable paraphrases.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line="276"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Avoid plagiarism by demonstrating originality in language and expression.</w:t>
      </w:r>
    </w:p>
    <w:p w:rsidR="00000000" w:rsidDel="00000000" w:rsidP="00000000" w:rsidRDefault="00000000" w:rsidRPr="00000000" w14:paraId="0000000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Instructions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paragraph:</w:t>
      </w:r>
    </w:p>
    <w:p w:rsidR="00000000" w:rsidDel="00000000" w:rsidP="00000000" w:rsidRDefault="00000000" w:rsidRPr="00000000" w14:paraId="0000000D">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the </w:t>
      </w:r>
      <w:r w:rsidDel="00000000" w:rsidR="00000000" w:rsidRPr="00000000">
        <w:rPr>
          <w:rFonts w:ascii="Times New Roman" w:cs="Times New Roman" w:eastAsia="Times New Roman" w:hAnsi="Times New Roman"/>
          <w:b w:val="1"/>
          <w:bCs w:val="1"/>
          <w:rtl w:val="0"/>
        </w:rPr>
        <w:t xml:space="preserve">Original Paragraph</w:t>
      </w:r>
      <w:r w:rsidDel="00000000" w:rsidR="00000000" w:rsidRPr="00000000">
        <w:rPr>
          <w:rFonts w:ascii="Times New Roman" w:cs="Times New Roman" w:eastAsia="Times New Roman" w:hAnsi="Times New Roman"/>
          <w:rtl w:val="0"/>
        </w:rPr>
        <w:t xml:space="preserve"> carefully.</w:t>
      </w:r>
    </w:p>
    <w:p w:rsidR="00000000" w:rsidDel="00000000" w:rsidP="00000000" w:rsidRDefault="00000000" w:rsidRPr="00000000" w14:paraId="0000000E">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w:t>
      </w:r>
      <w:r w:rsidDel="00000000" w:rsidR="00000000" w:rsidRPr="00000000">
        <w:rPr>
          <w:rFonts w:ascii="Times New Roman" w:cs="Times New Roman" w:eastAsia="Times New Roman" w:hAnsi="Times New Roman"/>
          <w:b w:val="1"/>
          <w:bCs w:val="1"/>
          <w:rtl w:val="0"/>
        </w:rPr>
        <w:t xml:space="preserve">AI-Generated Paraphrase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t>
      </w:r>
      <w:r w:rsidDel="00000000" w:rsidR="00000000" w:rsidRPr="00000000">
        <w:rPr>
          <w:rFonts w:ascii="Times New Roman" w:cs="Times New Roman" w:eastAsia="Times New Roman" w:hAnsi="Times New Roman"/>
          <w:b w:val="1"/>
          <w:bCs w:val="1"/>
          <w:rtl w:val="0"/>
        </w:rPr>
        <w:t xml:space="preserve">problems</w:t>
      </w:r>
      <w:r w:rsidDel="00000000" w:rsidR="00000000" w:rsidRPr="00000000">
        <w:rPr>
          <w:rFonts w:ascii="Times New Roman" w:cs="Times New Roman" w:eastAsia="Times New Roman" w:hAnsi="Times New Roman"/>
          <w:rtl w:val="0"/>
        </w:rPr>
        <w:t xml:space="preserve"> in the AI paraphrase (e.g., plagiarism, structural similarity, meaning distortion, or inappropriate vocabulary).</w:t>
      </w:r>
    </w:p>
    <w:p w:rsidR="00000000" w:rsidDel="00000000" w:rsidP="00000000" w:rsidRDefault="00000000" w:rsidRPr="00000000" w14:paraId="00000010">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Rewrite the paragraph </w:t>
      </w:r>
      <w:r w:rsidDel="00000000" w:rsidR="00000000" w:rsidRPr="00000000">
        <w:rPr>
          <w:rFonts w:ascii="Times New Roman" w:cs="Times New Roman" w:eastAsia="Times New Roman" w:hAnsi="Times New Roman"/>
          <w:b w:val="1"/>
          <w:bCs w:val="1"/>
          <w:rtl w:val="0"/>
        </w:rPr>
        <w:t xml:space="preserve">correctly in your own words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yellow"/>
          <w:rtl w:val="0"/>
        </w:rPr>
        <w:t xml:space="preserve">Paragraph 1:</w:t>
      </w:r>
      <w:r w:rsidDel="00000000" w:rsidR="00000000" w:rsidRPr="00000000">
        <w:rPr>
          <w:rFonts w:ascii="Times New Roman" w:cs="Times New Roman" w:eastAsia="Times New Roman" w:hAnsi="Times New Roman"/>
          <w:b w:val="1"/>
          <w:bCs w:val="1"/>
          <w:sz w:val="28"/>
          <w:szCs w:val="28"/>
          <w:rtl w:val="0"/>
        </w:rPr>
        <w:t xml:space="preserve"> Climate Change and Global Impact </w:t>
      </w:r>
      <w:r w:rsidDel="00000000" w:rsidR="00000000" w:rsidRPr="00000000">
        <w:rPr>
          <w:rFonts w:ascii="Times New Roman" w:cs="Times New Roman" w:eastAsia="Times New Roman" w:hAnsi="Times New Roman"/>
          <w:sz w:val="28"/>
          <w:szCs w:val="28"/>
          <w:rtl w:val="0"/>
        </w:rPr>
        <w:t xml:space="preserve">(</w:t>
      </w:r>
      <w:sdt>
        <w:sdtPr>
          <w:id w:val="-1078648427"/>
          <w:tag w:val="goog_rdk_0"/>
        </w:sdtPr>
        <w:sdtContent>
          <w:ins w:author="Nimrah Nazim" w:id="0" w:date="2026-03-31T17:04:18Z">
            <w:r w:rsidDel="00000000" w:rsidR="00000000" w:rsidRPr="00000000">
              <w:rPr>
                <w:rFonts w:ascii="Times New Roman" w:cs="Times New Roman" w:eastAsia="Times New Roman" w:hAnsi="Times New Roman"/>
                <w:sz w:val="28"/>
                <w:szCs w:val="28"/>
                <w:rtl w:val="0"/>
              </w:rPr>
              <w:t xml:space="preserve">7.5/</w:t>
            </w:r>
          </w:ins>
        </w:sdtContent>
      </w:sdt>
      <w:r w:rsidDel="00000000" w:rsidR="00000000" w:rsidRPr="00000000">
        <w:rPr>
          <w:rFonts w:ascii="Times New Roman" w:cs="Times New Roman" w:eastAsia="Times New Roman" w:hAnsi="Times New Roman"/>
          <w:sz w:val="28"/>
          <w:szCs w:val="28"/>
          <w:rtl w:val="0"/>
        </w:rPr>
        <w:t xml:space="preserve">8 marks)</w:t>
      </w:r>
    </w:p>
    <w:p w:rsidR="00000000" w:rsidDel="00000000" w:rsidP="00000000" w:rsidRDefault="00000000" w:rsidRPr="00000000" w14:paraId="0000001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 Paragraph</w:t>
      </w:r>
    </w:p>
    <w:p w:rsidR="00000000" w:rsidDel="00000000" w:rsidP="00000000" w:rsidRDefault="00000000" w:rsidRPr="00000000" w14:paraId="00000013">
      <w:pPr>
        <w:spacing w:line="276" w:lineRule="auto"/>
        <w:jc w:val="both"/>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rtl w:val="0"/>
        </w:rPr>
        <w:t xml:space="preserve">Climate change is one of the most urgent issues facing humanity. </w:t>
      </w:r>
      <w:r w:rsidDel="00000000" w:rsidR="00000000" w:rsidRPr="00000000">
        <w:rPr>
          <w:rFonts w:ascii="Times New Roman" w:cs="Times New Roman" w:eastAsia="Times New Roman" w:hAnsi="Times New Roman"/>
          <w:shd w:fill="f4cccc" w:val="clear"/>
          <w:rtl w:val="0"/>
        </w:rPr>
        <w:t xml:space="preserve">Rising</w:t>
      </w:r>
      <w:r w:rsidDel="00000000" w:rsidR="00000000" w:rsidRPr="00000000">
        <w:rPr>
          <w:rFonts w:ascii="Times New Roman" w:cs="Times New Roman" w:eastAsia="Times New Roman" w:hAnsi="Times New Roman"/>
          <w:shd w:fill="fff2cc" w:val="clear"/>
          <w:rtl w:val="0"/>
        </w:rPr>
        <w:t xml:space="preserve"> greenhouse gas emissions from </w:t>
      </w:r>
      <w:r w:rsidDel="00000000" w:rsidR="00000000" w:rsidRPr="00000000">
        <w:rPr>
          <w:rFonts w:ascii="Times New Roman" w:cs="Times New Roman" w:eastAsia="Times New Roman" w:hAnsi="Times New Roman"/>
          <w:shd w:fill="f4cccc" w:val="clear"/>
          <w:rtl w:val="0"/>
        </w:rPr>
        <w:t xml:space="preserve">industry</w:t>
      </w:r>
      <w:r w:rsidDel="00000000" w:rsidR="00000000" w:rsidRPr="00000000">
        <w:rPr>
          <w:rFonts w:ascii="Times New Roman" w:cs="Times New Roman" w:eastAsia="Times New Roman" w:hAnsi="Times New Roman"/>
          <w:shd w:fill="fff2cc" w:val="clear"/>
          <w:rtl w:val="0"/>
        </w:rPr>
        <w:t xml:space="preserve"> and transportation are </w:t>
      </w:r>
      <w:r w:rsidDel="00000000" w:rsidR="00000000" w:rsidRPr="00000000">
        <w:rPr>
          <w:rFonts w:ascii="Times New Roman" w:cs="Times New Roman" w:eastAsia="Times New Roman" w:hAnsi="Times New Roman"/>
          <w:shd w:fill="f4cccc" w:val="clear"/>
          <w:rtl w:val="0"/>
        </w:rPr>
        <w:t xml:space="preserve">causing</w:t>
      </w:r>
      <w:r w:rsidDel="00000000" w:rsidR="00000000" w:rsidRPr="00000000">
        <w:rPr>
          <w:rFonts w:ascii="Times New Roman" w:cs="Times New Roman" w:eastAsia="Times New Roman" w:hAnsi="Times New Roman"/>
          <w:shd w:fill="fff2cc" w:val="clear"/>
          <w:rtl w:val="0"/>
        </w:rPr>
        <w:t xml:space="preserve"> global temperatures</w:t>
      </w:r>
      <w:r w:rsidDel="00000000" w:rsidR="00000000" w:rsidRPr="00000000">
        <w:rPr>
          <w:rFonts w:ascii="Times New Roman" w:cs="Times New Roman" w:eastAsia="Times New Roman" w:hAnsi="Times New Roman"/>
          <w:shd w:fill="f4cccc" w:val="clear"/>
          <w:rtl w:val="0"/>
        </w:rPr>
        <w:t xml:space="preserve"> to increase</w:t>
      </w:r>
      <w:r w:rsidDel="00000000" w:rsidR="00000000" w:rsidRPr="00000000">
        <w:rPr>
          <w:rFonts w:ascii="Times New Roman" w:cs="Times New Roman" w:eastAsia="Times New Roman" w:hAnsi="Times New Roman"/>
          <w:shd w:fill="fff2cc" w:val="clear"/>
          <w:rtl w:val="0"/>
        </w:rPr>
        <w:t xml:space="preserve">. Extreme weather events, </w:t>
      </w:r>
      <w:r w:rsidDel="00000000" w:rsidR="00000000" w:rsidRPr="00000000">
        <w:rPr>
          <w:rFonts w:ascii="Times New Roman" w:cs="Times New Roman" w:eastAsia="Times New Roman" w:hAnsi="Times New Roman"/>
          <w:shd w:fill="f4cccc" w:val="clear"/>
          <w:rtl w:val="0"/>
        </w:rPr>
        <w:t xml:space="preserve">such as </w:t>
      </w:r>
      <w:r w:rsidDel="00000000" w:rsidR="00000000" w:rsidRPr="00000000">
        <w:rPr>
          <w:rFonts w:ascii="Times New Roman" w:cs="Times New Roman" w:eastAsia="Times New Roman" w:hAnsi="Times New Roman"/>
          <w:shd w:fill="fff2cc" w:val="clear"/>
          <w:rtl w:val="0"/>
        </w:rPr>
        <w:t xml:space="preserve">floods and hurricanes, are </w:t>
      </w:r>
      <w:r w:rsidDel="00000000" w:rsidR="00000000" w:rsidRPr="00000000">
        <w:rPr>
          <w:rFonts w:ascii="Times New Roman" w:cs="Times New Roman" w:eastAsia="Times New Roman" w:hAnsi="Times New Roman"/>
          <w:shd w:fill="f4cccc" w:val="clear"/>
          <w:rtl w:val="0"/>
        </w:rPr>
        <w:t xml:space="preserve">becoming more frequent</w:t>
      </w:r>
      <w:r w:rsidDel="00000000" w:rsidR="00000000" w:rsidRPr="00000000">
        <w:rPr>
          <w:rFonts w:ascii="Times New Roman" w:cs="Times New Roman" w:eastAsia="Times New Roman" w:hAnsi="Times New Roman"/>
          <w:shd w:fill="fff2cc" w:val="clear"/>
          <w:rtl w:val="0"/>
        </w:rPr>
        <w:t xml:space="preserve">. </w:t>
      </w:r>
      <w:r w:rsidDel="00000000" w:rsidR="00000000" w:rsidRPr="00000000">
        <w:rPr>
          <w:rFonts w:ascii="Times New Roman" w:cs="Times New Roman" w:eastAsia="Times New Roman" w:hAnsi="Times New Roman"/>
          <w:shd w:fill="f4cccc" w:val="clear"/>
          <w:rtl w:val="0"/>
        </w:rPr>
        <w:t xml:space="preserve">Agricultural </w:t>
      </w:r>
      <w:r w:rsidDel="00000000" w:rsidR="00000000" w:rsidRPr="00000000">
        <w:rPr>
          <w:rFonts w:ascii="Times New Roman" w:cs="Times New Roman" w:eastAsia="Times New Roman" w:hAnsi="Times New Roman"/>
          <w:shd w:fill="fff2cc" w:val="clear"/>
          <w:rtl w:val="0"/>
        </w:rPr>
        <w:t xml:space="preserve">productivity is </w:t>
      </w:r>
      <w:r w:rsidDel="00000000" w:rsidR="00000000" w:rsidRPr="00000000">
        <w:rPr>
          <w:rFonts w:ascii="Times New Roman" w:cs="Times New Roman" w:eastAsia="Times New Roman" w:hAnsi="Times New Roman"/>
          <w:shd w:fill="f4cccc" w:val="clear"/>
          <w:rtl w:val="0"/>
        </w:rPr>
        <w:t xml:space="preserve">affected</w:t>
      </w:r>
      <w:r w:rsidDel="00000000" w:rsidR="00000000" w:rsidRPr="00000000">
        <w:rPr>
          <w:rFonts w:ascii="Times New Roman" w:cs="Times New Roman" w:eastAsia="Times New Roman" w:hAnsi="Times New Roman"/>
          <w:shd w:fill="fff2cc" w:val="clear"/>
          <w:rtl w:val="0"/>
        </w:rPr>
        <w:t xml:space="preserve">, threatening food security in </w:t>
      </w:r>
      <w:r w:rsidDel="00000000" w:rsidR="00000000" w:rsidRPr="00000000">
        <w:rPr>
          <w:rFonts w:ascii="Times New Roman" w:cs="Times New Roman" w:eastAsia="Times New Roman" w:hAnsi="Times New Roman"/>
          <w:shd w:fill="f4cccc" w:val="clear"/>
          <w:rtl w:val="0"/>
        </w:rPr>
        <w:t xml:space="preserve">vulnerable </w:t>
      </w:r>
      <w:r w:rsidDel="00000000" w:rsidR="00000000" w:rsidRPr="00000000">
        <w:rPr>
          <w:rFonts w:ascii="Times New Roman" w:cs="Times New Roman" w:eastAsia="Times New Roman" w:hAnsi="Times New Roman"/>
          <w:shd w:fill="fff2cc" w:val="clear"/>
          <w:rtl w:val="0"/>
        </w:rPr>
        <w:t xml:space="preserve">regions. Governments and organizations are </w:t>
      </w:r>
      <w:r w:rsidDel="00000000" w:rsidR="00000000" w:rsidRPr="00000000">
        <w:rPr>
          <w:rFonts w:ascii="Times New Roman" w:cs="Times New Roman" w:eastAsia="Times New Roman" w:hAnsi="Times New Roman"/>
          <w:shd w:fill="f4cccc" w:val="clear"/>
          <w:rtl w:val="0"/>
        </w:rPr>
        <w:t xml:space="preserve">implementing </w:t>
      </w:r>
      <w:r w:rsidDel="00000000" w:rsidR="00000000" w:rsidRPr="00000000">
        <w:rPr>
          <w:rFonts w:ascii="Times New Roman" w:cs="Times New Roman" w:eastAsia="Times New Roman" w:hAnsi="Times New Roman"/>
          <w:shd w:fill="fff2cc" w:val="clear"/>
          <w:rtl w:val="0"/>
        </w:rPr>
        <w:t xml:space="preserve">policies to reduce emissions and </w:t>
      </w:r>
      <w:r w:rsidDel="00000000" w:rsidR="00000000" w:rsidRPr="00000000">
        <w:rPr>
          <w:rFonts w:ascii="Times New Roman" w:cs="Times New Roman" w:eastAsia="Times New Roman" w:hAnsi="Times New Roman"/>
          <w:shd w:fill="f4cccc" w:val="clear"/>
          <w:rtl w:val="0"/>
        </w:rPr>
        <w:t xml:space="preserve">promote </w:t>
      </w:r>
      <w:r w:rsidDel="00000000" w:rsidR="00000000" w:rsidRPr="00000000">
        <w:rPr>
          <w:rFonts w:ascii="Times New Roman" w:cs="Times New Roman" w:eastAsia="Times New Roman" w:hAnsi="Times New Roman"/>
          <w:shd w:fill="fff2cc" w:val="clear"/>
          <w:rtl w:val="0"/>
        </w:rPr>
        <w:t xml:space="preserve">renewable energy.</w:t>
      </w:r>
    </w:p>
    <w:p w:rsidR="00000000" w:rsidDel="00000000" w:rsidP="00000000" w:rsidRDefault="00000000" w:rsidRPr="00000000" w14:paraId="00000014">
      <w:pPr>
        <w:spacing w:line="276" w:lineRule="auto"/>
        <w:jc w:val="both"/>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b w:val="1"/>
          <w:bCs w:val="1"/>
          <w:rtl w:val="0"/>
        </w:rPr>
        <w:t xml:space="preserve">AI-Generated Paraphrase</w:t>
      </w: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rtl w:val="0"/>
        </w:rPr>
        <w:t xml:space="preserve">Climate change is a very serious problem for humans today. </w:t>
      </w:r>
      <w:r w:rsidDel="00000000" w:rsidR="00000000" w:rsidRPr="00000000">
        <w:rPr>
          <w:rFonts w:ascii="Times New Roman" w:cs="Times New Roman" w:eastAsia="Times New Roman" w:hAnsi="Times New Roman"/>
          <w:shd w:fill="fff2cc" w:val="clear"/>
          <w:rtl w:val="0"/>
        </w:rPr>
        <w:t xml:space="preserve">Increasing greenhouse gases from </w:t>
      </w:r>
      <w:r w:rsidDel="00000000" w:rsidR="00000000" w:rsidRPr="00000000">
        <w:rPr>
          <w:rFonts w:ascii="Times New Roman" w:cs="Times New Roman" w:eastAsia="Times New Roman" w:hAnsi="Times New Roman"/>
          <w:shd w:fill="f4cccc" w:val="clear"/>
          <w:rtl w:val="0"/>
        </w:rPr>
        <w:t xml:space="preserve">factories</w:t>
      </w:r>
      <w:r w:rsidDel="00000000" w:rsidR="00000000" w:rsidRPr="00000000">
        <w:rPr>
          <w:rFonts w:ascii="Times New Roman" w:cs="Times New Roman" w:eastAsia="Times New Roman" w:hAnsi="Times New Roman"/>
          <w:shd w:fill="fff2cc" w:val="clear"/>
          <w:rtl w:val="0"/>
        </w:rPr>
        <w:t xml:space="preserve"> and transportation are </w:t>
      </w:r>
      <w:r w:rsidDel="00000000" w:rsidR="00000000" w:rsidRPr="00000000">
        <w:rPr>
          <w:rFonts w:ascii="Times New Roman" w:cs="Times New Roman" w:eastAsia="Times New Roman" w:hAnsi="Times New Roman"/>
          <w:shd w:fill="f4cccc" w:val="clear"/>
          <w:rtl w:val="0"/>
        </w:rPr>
        <w:t xml:space="preserve">raising</w:t>
      </w:r>
      <w:r w:rsidDel="00000000" w:rsidR="00000000" w:rsidRPr="00000000">
        <w:rPr>
          <w:rFonts w:ascii="Times New Roman" w:cs="Times New Roman" w:eastAsia="Times New Roman" w:hAnsi="Times New Roman"/>
          <w:shd w:fill="fff2cc" w:val="clear"/>
          <w:rtl w:val="0"/>
        </w:rPr>
        <w:t xml:space="preserve"> global temperatures. Extreme weather </w:t>
      </w:r>
      <w:r w:rsidDel="00000000" w:rsidR="00000000" w:rsidRPr="00000000">
        <w:rPr>
          <w:rFonts w:ascii="Times New Roman" w:cs="Times New Roman" w:eastAsia="Times New Roman" w:hAnsi="Times New Roman"/>
          <w:shd w:fill="f4cccc" w:val="clear"/>
          <w:rtl w:val="0"/>
        </w:rPr>
        <w:t xml:space="preserve">like</w:t>
      </w:r>
      <w:r w:rsidDel="00000000" w:rsidR="00000000" w:rsidRPr="00000000">
        <w:rPr>
          <w:rFonts w:ascii="Times New Roman" w:cs="Times New Roman" w:eastAsia="Times New Roman" w:hAnsi="Times New Roman"/>
          <w:shd w:fill="fff2cc" w:val="clear"/>
          <w:rtl w:val="0"/>
        </w:rPr>
        <w:t xml:space="preserve"> floods and hurricanes i</w:t>
      </w:r>
      <w:r w:rsidDel="00000000" w:rsidR="00000000" w:rsidRPr="00000000">
        <w:rPr>
          <w:rFonts w:ascii="Times New Roman" w:cs="Times New Roman" w:eastAsia="Times New Roman" w:hAnsi="Times New Roman"/>
          <w:shd w:fill="f4cccc" w:val="clear"/>
          <w:rtl w:val="0"/>
        </w:rPr>
        <w:t xml:space="preserve">s happening more often</w:t>
      </w:r>
      <w:r w:rsidDel="00000000" w:rsidR="00000000" w:rsidRPr="00000000">
        <w:rPr>
          <w:rFonts w:ascii="Times New Roman" w:cs="Times New Roman" w:eastAsia="Times New Roman" w:hAnsi="Times New Roman"/>
          <w:shd w:fill="fff2cc" w:val="clear"/>
          <w:rtl w:val="0"/>
        </w:rPr>
        <w:t xml:space="preserve">. </w:t>
      </w:r>
      <w:r w:rsidDel="00000000" w:rsidR="00000000" w:rsidRPr="00000000">
        <w:rPr>
          <w:rFonts w:ascii="Times New Roman" w:cs="Times New Roman" w:eastAsia="Times New Roman" w:hAnsi="Times New Roman"/>
          <w:shd w:fill="f4cccc" w:val="clear"/>
          <w:rtl w:val="0"/>
        </w:rPr>
        <w:t xml:space="preserve">Farming</w:t>
      </w:r>
      <w:r w:rsidDel="00000000" w:rsidR="00000000" w:rsidRPr="00000000">
        <w:rPr>
          <w:rFonts w:ascii="Times New Roman" w:cs="Times New Roman" w:eastAsia="Times New Roman" w:hAnsi="Times New Roman"/>
          <w:shd w:fill="fff2cc" w:val="clear"/>
          <w:rtl w:val="0"/>
        </w:rPr>
        <w:t xml:space="preserve"> productivity is </w:t>
      </w:r>
      <w:r w:rsidDel="00000000" w:rsidR="00000000" w:rsidRPr="00000000">
        <w:rPr>
          <w:rFonts w:ascii="Times New Roman" w:cs="Times New Roman" w:eastAsia="Times New Roman" w:hAnsi="Times New Roman"/>
          <w:shd w:fill="f4cccc" w:val="clear"/>
          <w:rtl w:val="0"/>
        </w:rPr>
        <w:t xml:space="preserve">damaged</w:t>
      </w:r>
      <w:r w:rsidDel="00000000" w:rsidR="00000000" w:rsidRPr="00000000">
        <w:rPr>
          <w:rFonts w:ascii="Times New Roman" w:cs="Times New Roman" w:eastAsia="Times New Roman" w:hAnsi="Times New Roman"/>
          <w:shd w:fill="fff2cc" w:val="clear"/>
          <w:rtl w:val="0"/>
        </w:rPr>
        <w:t xml:space="preserve">, which threatens food security in </w:t>
      </w:r>
      <w:r w:rsidDel="00000000" w:rsidR="00000000" w:rsidRPr="00000000">
        <w:rPr>
          <w:rFonts w:ascii="Times New Roman" w:cs="Times New Roman" w:eastAsia="Times New Roman" w:hAnsi="Times New Roman"/>
          <w:shd w:fill="f4cccc" w:val="clear"/>
          <w:rtl w:val="0"/>
        </w:rPr>
        <w:t xml:space="preserve">weak </w:t>
      </w:r>
      <w:r w:rsidDel="00000000" w:rsidR="00000000" w:rsidRPr="00000000">
        <w:rPr>
          <w:rFonts w:ascii="Times New Roman" w:cs="Times New Roman" w:eastAsia="Times New Roman" w:hAnsi="Times New Roman"/>
          <w:shd w:fill="fff2cc" w:val="clear"/>
          <w:rtl w:val="0"/>
        </w:rPr>
        <w:t xml:space="preserve">regions. Governments and organizations are </w:t>
      </w:r>
      <w:r w:rsidDel="00000000" w:rsidR="00000000" w:rsidRPr="00000000">
        <w:rPr>
          <w:rFonts w:ascii="Times New Roman" w:cs="Times New Roman" w:eastAsia="Times New Roman" w:hAnsi="Times New Roman"/>
          <w:shd w:fill="f4cccc" w:val="clear"/>
          <w:rtl w:val="0"/>
        </w:rPr>
        <w:t xml:space="preserve">making </w:t>
      </w:r>
      <w:r w:rsidDel="00000000" w:rsidR="00000000" w:rsidRPr="00000000">
        <w:rPr>
          <w:rFonts w:ascii="Times New Roman" w:cs="Times New Roman" w:eastAsia="Times New Roman" w:hAnsi="Times New Roman"/>
          <w:shd w:fill="fff2cc" w:val="clear"/>
          <w:rtl w:val="0"/>
        </w:rPr>
        <w:t xml:space="preserve">policies to reduce emissions and </w:t>
      </w:r>
      <w:r w:rsidDel="00000000" w:rsidR="00000000" w:rsidRPr="00000000">
        <w:rPr>
          <w:rFonts w:ascii="Times New Roman" w:cs="Times New Roman" w:eastAsia="Times New Roman" w:hAnsi="Times New Roman"/>
          <w:shd w:fill="f4cccc" w:val="clear"/>
          <w:rtl w:val="0"/>
        </w:rPr>
        <w:t xml:space="preserve">encourage </w:t>
      </w:r>
      <w:r w:rsidDel="00000000" w:rsidR="00000000" w:rsidRPr="00000000">
        <w:rPr>
          <w:rFonts w:ascii="Times New Roman" w:cs="Times New Roman" w:eastAsia="Times New Roman" w:hAnsi="Times New Roman"/>
          <w:shd w:fill="fff2cc" w:val="clear"/>
          <w:rtl w:val="0"/>
        </w:rPr>
        <w:t xml:space="preserve">renewable energy.</w:t>
      </w:r>
    </w:p>
    <w:p w:rsidR="00000000" w:rsidDel="00000000" w:rsidP="00000000" w:rsidRDefault="00000000" w:rsidRPr="00000000" w14:paraId="0000001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Question 1:</w:t>
      </w:r>
      <w:r w:rsidDel="00000000" w:rsidR="00000000" w:rsidRPr="00000000">
        <w:rPr>
          <w:rFonts w:ascii="Times New Roman" w:cs="Times New Roman" w:eastAsia="Times New Roman" w:hAnsi="Times New Roman"/>
          <w:b w:val="1"/>
          <w:bCs w:val="1"/>
          <w:rtl w:val="0"/>
        </w:rPr>
        <w:t xml:space="preserve"> (2 marks)</w:t>
      </w:r>
    </w:p>
    <w:p w:rsidR="00000000" w:rsidDel="00000000" w:rsidP="00000000" w:rsidRDefault="00000000" w:rsidRPr="00000000" w14:paraId="00000018">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t>
      </w:r>
      <w:r w:rsidDel="00000000" w:rsidR="00000000" w:rsidRPr="00000000">
        <w:rPr>
          <w:rFonts w:ascii="Times New Roman" w:cs="Times New Roman" w:eastAsia="Times New Roman" w:hAnsi="Times New Roman"/>
          <w:b w:val="1"/>
          <w:bCs w:val="1"/>
          <w:rtl w:val="0"/>
        </w:rPr>
        <w:t xml:space="preserve">two examples</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b w:val="1"/>
          <w:bCs w:val="1"/>
          <w:rtl w:val="0"/>
        </w:rPr>
        <w:t xml:space="preserve">plagiarism or patchwriting</w:t>
      </w:r>
      <w:r w:rsidDel="00000000" w:rsidR="00000000" w:rsidRPr="00000000">
        <w:rPr>
          <w:rFonts w:ascii="Times New Roman" w:cs="Times New Roman" w:eastAsia="Times New Roman" w:hAnsi="Times New Roman"/>
          <w:rtl w:val="0"/>
        </w:rPr>
        <w:t xml:space="preserve"> in the </w:t>
      </w:r>
      <w:r w:rsidDel="00000000" w:rsidR="00000000" w:rsidRPr="00000000">
        <w:rPr>
          <w:rFonts w:ascii="Times New Roman" w:cs="Times New Roman" w:eastAsia="Times New Roman" w:hAnsi="Times New Roman"/>
          <w:b w:val="1"/>
          <w:bCs w:val="1"/>
          <w:rtl w:val="0"/>
        </w:rPr>
        <w:t xml:space="preserve">AI-generated paraphrase</w:t>
      </w:r>
      <w:r w:rsidDel="00000000" w:rsidR="00000000" w:rsidRPr="00000000">
        <w:rPr>
          <w:rFonts w:ascii="Times New Roman" w:cs="Times New Roman" w:eastAsia="Times New Roman" w:hAnsi="Times New Roman"/>
          <w:rtl w:val="0"/>
        </w:rPr>
        <w:t xml:space="preserve"> where phrases or sentence structures are too similar to the original text. Explain why each example is problematic in academic writing.</w:t>
      </w:r>
    </w:p>
    <w:p w:rsidR="00000000" w:rsidDel="00000000" w:rsidP="00000000" w:rsidRDefault="00000000" w:rsidRPr="00000000" w14:paraId="00000019">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sentences except maybe the first are an example of patchwriting where only the highlighted words and phrases have been swapped with synonyms or similar phrases, but otherwise the sentences are identical. The main 2 sentences in which this occurs are the last two.</w:t>
      </w:r>
    </w:p>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forms of patchwriting are problematic in academic writing as patchwriting has the chance to warp the original meaning of the sentence by perhaps not using the appropriate word for the scenario after swapping, as can be seen in the second example where ‘weak’ region does not convey the same urgency as ‘vulnerable’ region.</w:t>
      </w:r>
    </w:p>
    <w:p w:rsidR="00000000" w:rsidDel="00000000" w:rsidP="00000000" w:rsidRDefault="00000000" w:rsidRPr="00000000" w14:paraId="0000001C">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highlight w:val="green"/>
          <w:rtl w:val="0"/>
        </w:rPr>
        <w:t xml:space="preserve">Question 2:</w:t>
      </w:r>
      <w:r w:rsidDel="00000000" w:rsidR="00000000" w:rsidRPr="00000000">
        <w:rPr>
          <w:rFonts w:ascii="Times New Roman" w:cs="Times New Roman" w:eastAsia="Times New Roman" w:hAnsi="Times New Roman"/>
          <w:b w:val="1"/>
          <w:bCs w:val="1"/>
          <w:rtl w:val="0"/>
        </w:rPr>
        <w:t xml:space="preserve"> (2 marks)</w:t>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Identify</w:t>
      </w:r>
      <w:r w:rsidDel="00000000" w:rsidR="00000000" w:rsidRPr="00000000">
        <w:rPr>
          <w:rFonts w:ascii="Times New Roman" w:cs="Times New Roman" w:eastAsia="Times New Roman" w:hAnsi="Times New Roman"/>
          <w:b w:val="1"/>
          <w:bCs w:val="1"/>
          <w:rtl w:val="0"/>
        </w:rPr>
        <w:t xml:space="preserve"> two examples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weak or inappropriate</w:t>
      </w:r>
      <w:r w:rsidDel="00000000" w:rsidR="00000000" w:rsidRPr="00000000">
        <w:rPr>
          <w:rFonts w:ascii="Times New Roman" w:cs="Times New Roman" w:eastAsia="Times New Roman" w:hAnsi="Times New Roman"/>
          <w:b w:val="1"/>
          <w:bCs w:val="1"/>
          <w:rtl w:val="0"/>
        </w:rPr>
        <w:t xml:space="preserve"> lexical substitution</w:t>
      </w:r>
      <w:r w:rsidDel="00000000" w:rsidR="00000000" w:rsidRPr="00000000">
        <w:rPr>
          <w:rFonts w:ascii="Times New Roman" w:cs="Times New Roman" w:eastAsia="Times New Roman" w:hAnsi="Times New Roman"/>
          <w:rtl w:val="0"/>
        </w:rPr>
        <w:t xml:space="preserve"> (e.g., poor synonym choice or informal wording) in the AI-generated paraphrase. </w:t>
      </w:r>
      <w:r w:rsidDel="00000000" w:rsidR="00000000" w:rsidRPr="00000000">
        <w:rPr>
          <w:rFonts w:ascii="Times New Roman" w:cs="Times New Roman" w:eastAsia="Times New Roman" w:hAnsi="Times New Roman"/>
          <w:b w:val="1"/>
          <w:bCs w:val="1"/>
          <w:rtl w:val="0"/>
        </w:rPr>
        <w:t xml:space="preserve">Suggest more appropriate academic alternatives for each example.</w:t>
      </w:r>
    </w:p>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p w:rsidR="00000000" w:rsidDel="00000000" w:rsidP="00000000" w:rsidRDefault="00000000" w:rsidRPr="00000000" w14:paraId="000000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example for this is the last sentence which is identical to the original sentence except for the lexical substitution of ‘implement’ and ‘encourage’.</w:t>
      </w:r>
    </w:p>
    <w:p w:rsidR="00000000" w:rsidDel="00000000" w:rsidP="00000000" w:rsidRDefault="00000000" w:rsidRPr="00000000" w14:paraId="000000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that, the sentence relating to Agricultural productivity is another example of patchwriting, where instead of the appropriate words such as ‘vulnerable’ and ‘affected’, general and misleading words ‘weak’ and ‘damaged’ are used.</w:t>
      </w:r>
    </w:p>
    <w:p w:rsidR="00000000" w:rsidDel="00000000" w:rsidP="00000000" w:rsidRDefault="00000000" w:rsidRPr="00000000" w14:paraId="0000002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Question 3:</w:t>
      </w:r>
      <w:r w:rsidDel="00000000" w:rsidR="00000000" w:rsidRPr="00000000">
        <w:rPr>
          <w:rFonts w:ascii="Times New Roman" w:cs="Times New Roman" w:eastAsia="Times New Roman" w:hAnsi="Times New Roman"/>
          <w:b w:val="1"/>
          <w:bCs w:val="1"/>
          <w:rtl w:val="0"/>
        </w:rPr>
        <w:t xml:space="preserve"> Paraphrase (4 marks)</w:t>
      </w:r>
    </w:p>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Rewrite</w:t>
      </w:r>
      <w:r w:rsidDel="00000000" w:rsidR="00000000" w:rsidRPr="00000000">
        <w:rPr>
          <w:rFonts w:ascii="Times New Roman" w:cs="Times New Roman" w:eastAsia="Times New Roman" w:hAnsi="Times New Roman"/>
          <w:rtl w:val="0"/>
        </w:rPr>
        <w:t xml:space="preserve"> the paragraph using your own words while maintaining the original meaning and avoiding plagiarism. Use appropriate academic vocabulary and sentence restructuring.</w:t>
      </w:r>
    </w:p>
    <w:p w:rsidR="00000000" w:rsidDel="00000000" w:rsidP="00000000" w:rsidRDefault="00000000" w:rsidRPr="00000000" w14:paraId="000000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w:t>
      </w:r>
    </w:p>
    <w:p w:rsidR="00000000" w:rsidDel="00000000" w:rsidP="00000000" w:rsidRDefault="00000000" w:rsidRPr="00000000" w14:paraId="0000002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reference) Original Paragraph</w:t>
      </w:r>
    </w:p>
    <w:p w:rsidR="00000000" w:rsidDel="00000000" w:rsidP="00000000" w:rsidRDefault="00000000" w:rsidRPr="00000000" w14:paraId="000000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change is one of the most urgent issues facing humanity. Rising greenhouse gas emissions from industry and transportation are causing global temperatures to increase. Extreme weather events, such as floods and hurricanes, are becoming more frequent. Agricultural productivity is affected, threatening food security in vulnerable regions. Governments and organizations are implementing policies to reduce emissions and promote renewable energy.</w:t>
      </w:r>
    </w:p>
    <w:p w:rsidR="00000000" w:rsidDel="00000000" w:rsidP="00000000" w:rsidRDefault="00000000" w:rsidRPr="00000000" w14:paraId="00000026">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 paragraph)</w:t>
      </w:r>
    </w:p>
    <w:p w:rsidR="00000000" w:rsidDel="00000000" w:rsidP="00000000" w:rsidRDefault="00000000" w:rsidRPr="00000000" w14:paraId="000000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change is the highest ranked issue humanity tackles today. Climate change is caused mainly by increasing greenhouse gas emissions from transportation and industry. This is leading to the following consequences:  increase in severe weather occurrences (including hurricanes and floods), rise in global temperatures, and compensation of food safety in areas vulnerable to adverse climates. To combat this, authorities and institutions are putting measures in place to both lower emissions and encourage renewable energy, thereby drastically lessening the effects of climate change.</w:t>
      </w:r>
    </w:p>
    <w:p w:rsidR="00000000" w:rsidDel="00000000" w:rsidP="00000000" w:rsidRDefault="00000000" w:rsidRPr="00000000" w14:paraId="00000028">
      <w:pPr>
        <w:spacing w:line="276" w:lineRule="auto"/>
        <w:jc w:val="both"/>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Paragraph 2: </w:t>
      </w:r>
      <w:r w:rsidDel="00000000" w:rsidR="00000000" w:rsidRPr="00000000">
        <w:rPr>
          <w:rFonts w:ascii="Times New Roman" w:cs="Times New Roman" w:eastAsia="Times New Roman" w:hAnsi="Times New Roman"/>
          <w:b w:val="1"/>
          <w:bCs w:val="1"/>
          <w:sz w:val="28"/>
          <w:szCs w:val="28"/>
          <w:rtl w:val="0"/>
        </w:rPr>
        <w:t xml:space="preserve">Artificial Intelligence and the Workforce </w:t>
      </w:r>
      <w:r w:rsidDel="00000000" w:rsidR="00000000" w:rsidRPr="00000000">
        <w:rPr>
          <w:rFonts w:ascii="Times New Roman" w:cs="Times New Roman" w:eastAsia="Times New Roman" w:hAnsi="Times New Roman"/>
          <w:sz w:val="28"/>
          <w:szCs w:val="28"/>
          <w:rtl w:val="0"/>
        </w:rPr>
        <w:t xml:space="preserve">(</w:t>
      </w:r>
      <w:sdt>
        <w:sdtPr>
          <w:id w:val="351861949"/>
          <w:tag w:val="goog_rdk_1"/>
        </w:sdtPr>
        <w:sdtContent>
          <w:ins w:author="Nimrah Nazim" w:id="1" w:date="2026-03-31T17:04:47Z">
            <w:r w:rsidDel="00000000" w:rsidR="00000000" w:rsidRPr="00000000">
              <w:rPr>
                <w:rFonts w:ascii="Times New Roman" w:cs="Times New Roman" w:eastAsia="Times New Roman" w:hAnsi="Times New Roman"/>
                <w:sz w:val="28"/>
                <w:szCs w:val="28"/>
                <w:rtl w:val="0"/>
              </w:rPr>
              <w:t xml:space="preserve">7/</w:t>
            </w:r>
          </w:ins>
        </w:sdtContent>
      </w:sdt>
      <w:r w:rsidDel="00000000" w:rsidR="00000000" w:rsidRPr="00000000">
        <w:rPr>
          <w:rFonts w:ascii="Times New Roman" w:cs="Times New Roman" w:eastAsia="Times New Roman" w:hAnsi="Times New Roman"/>
          <w:sz w:val="28"/>
          <w:szCs w:val="28"/>
          <w:rtl w:val="0"/>
        </w:rPr>
        <w:t xml:space="preserve">8 marks)</w:t>
      </w: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 Paragraph</w:t>
      </w:r>
    </w:p>
    <w:p w:rsidR="00000000" w:rsidDel="00000000" w:rsidP="00000000" w:rsidRDefault="00000000" w:rsidRPr="00000000" w14:paraId="0000002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(AI) is changing the nature of work in many industries. </w:t>
      </w:r>
      <w:r w:rsidDel="00000000" w:rsidR="00000000" w:rsidRPr="00000000">
        <w:rPr>
          <w:rFonts w:ascii="Times New Roman" w:cs="Times New Roman" w:eastAsia="Times New Roman" w:hAnsi="Times New Roman"/>
          <w:shd w:fill="fce5cd" w:val="clear"/>
          <w:rtl w:val="0"/>
        </w:rPr>
        <w:t xml:space="preserve">Automated systems can perform tasks that humans previously handled, such as data analysis and customer service.</w:t>
      </w:r>
      <w:r w:rsidDel="00000000" w:rsidR="00000000" w:rsidRPr="00000000">
        <w:rPr>
          <w:rFonts w:ascii="Times New Roman" w:cs="Times New Roman" w:eastAsia="Times New Roman" w:hAnsi="Times New Roman"/>
          <w:rtl w:val="0"/>
        </w:rPr>
        <w:t xml:space="preserve"> While AI improves efficiency, it also raises concerns about job loss. </w:t>
      </w:r>
      <w:r w:rsidDel="00000000" w:rsidR="00000000" w:rsidRPr="00000000">
        <w:rPr>
          <w:rFonts w:ascii="Times New Roman" w:cs="Times New Roman" w:eastAsia="Times New Roman" w:hAnsi="Times New Roman"/>
          <w:shd w:fill="fce5cd" w:val="clear"/>
          <w:rtl w:val="0"/>
        </w:rPr>
        <w:t xml:space="preserve">Workers must adapt by acquiring new skills and embracing lifelong learning.</w:t>
      </w:r>
      <w:r w:rsidDel="00000000" w:rsidR="00000000" w:rsidRPr="00000000">
        <w:rPr>
          <w:rFonts w:ascii="Times New Roman" w:cs="Times New Roman" w:eastAsia="Times New Roman" w:hAnsi="Times New Roman"/>
          <w:rtl w:val="0"/>
        </w:rPr>
        <w:t xml:space="preserve"> Policymakers are exploring strategies like retraining programs to manage AI’s impact.</w:t>
      </w:r>
    </w:p>
    <w:p w:rsidR="00000000" w:rsidDel="00000000" w:rsidP="00000000" w:rsidRDefault="00000000" w:rsidRPr="00000000" w14:paraId="0000002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AI-Generated Paraphrase</w:t>
      </w:r>
    </w:p>
    <w:p w:rsidR="00000000" w:rsidDel="00000000" w:rsidP="00000000" w:rsidRDefault="00000000" w:rsidRPr="00000000" w14:paraId="000000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is transforming work in many industries. </w:t>
      </w:r>
      <w:r w:rsidDel="00000000" w:rsidR="00000000" w:rsidRPr="00000000">
        <w:rPr>
          <w:rFonts w:ascii="Times New Roman" w:cs="Times New Roman" w:eastAsia="Times New Roman" w:hAnsi="Times New Roman"/>
          <w:shd w:fill="fce5cd" w:val="clear"/>
          <w:rtl w:val="0"/>
        </w:rPr>
        <w:t xml:space="preserve">Machines can now do jobs that humans did before like analyzing data and customer service tasks.</w:t>
      </w:r>
      <w:r w:rsidDel="00000000" w:rsidR="00000000" w:rsidRPr="00000000">
        <w:rPr>
          <w:rFonts w:ascii="Times New Roman" w:cs="Times New Roman" w:eastAsia="Times New Roman" w:hAnsi="Times New Roman"/>
          <w:rtl w:val="0"/>
        </w:rPr>
        <w:t xml:space="preserve"> AI increases efficiency but it also creates worries about people losing jobs. </w:t>
      </w:r>
      <w:r w:rsidDel="00000000" w:rsidR="00000000" w:rsidRPr="00000000">
        <w:rPr>
          <w:rFonts w:ascii="Times New Roman" w:cs="Times New Roman" w:eastAsia="Times New Roman" w:hAnsi="Times New Roman"/>
          <w:shd w:fill="fce5cd" w:val="clear"/>
          <w:rtl w:val="0"/>
        </w:rPr>
        <w:t xml:space="preserve">Employees must learn new skills and continue learning throughout life.</w:t>
      </w:r>
      <w:r w:rsidDel="00000000" w:rsidR="00000000" w:rsidRPr="00000000">
        <w:rPr>
          <w:rFonts w:ascii="Times New Roman" w:cs="Times New Roman" w:eastAsia="Times New Roman" w:hAnsi="Times New Roman"/>
          <w:rtl w:val="0"/>
        </w:rPr>
        <w:t xml:space="preserve"> Governments are thinking about retraining programs to deal with the impact of AI.</w:t>
      </w:r>
    </w:p>
    <w:p w:rsidR="00000000" w:rsidDel="00000000" w:rsidP="00000000" w:rsidRDefault="00000000" w:rsidRPr="00000000" w14:paraId="0000002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Question 1:</w:t>
      </w:r>
      <w:r w:rsidDel="00000000" w:rsidR="00000000" w:rsidRPr="00000000">
        <w:rPr>
          <w:rFonts w:ascii="Times New Roman" w:cs="Times New Roman" w:eastAsia="Times New Roman" w:hAnsi="Times New Roman"/>
          <w:b w:val="1"/>
          <w:bCs w:val="1"/>
          <w:rtl w:val="0"/>
        </w:rPr>
        <w:t xml:space="preserve"> (2 marks)</w:t>
      </w:r>
    </w:p>
    <w:p w:rsidR="00000000" w:rsidDel="00000000" w:rsidP="00000000" w:rsidRDefault="00000000" w:rsidRPr="00000000" w14:paraId="0000002E">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t>
      </w:r>
      <w:r w:rsidDel="00000000" w:rsidR="00000000" w:rsidRPr="00000000">
        <w:rPr>
          <w:rFonts w:ascii="Times New Roman" w:cs="Times New Roman" w:eastAsia="Times New Roman" w:hAnsi="Times New Roman"/>
          <w:b w:val="1"/>
          <w:bCs w:val="1"/>
          <w:rtl w:val="0"/>
        </w:rPr>
        <w:t xml:space="preserve">two examples</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b w:val="1"/>
          <w:bCs w:val="1"/>
          <w:rtl w:val="0"/>
        </w:rPr>
        <w:t xml:space="preserve">plagiarism or patchwriting</w:t>
      </w:r>
      <w:r w:rsidDel="00000000" w:rsidR="00000000" w:rsidRPr="00000000">
        <w:rPr>
          <w:rFonts w:ascii="Times New Roman" w:cs="Times New Roman" w:eastAsia="Times New Roman" w:hAnsi="Times New Roman"/>
          <w:rtl w:val="0"/>
        </w:rPr>
        <w:t xml:space="preserve"> in the </w:t>
      </w:r>
      <w:r w:rsidDel="00000000" w:rsidR="00000000" w:rsidRPr="00000000">
        <w:rPr>
          <w:rFonts w:ascii="Times New Roman" w:cs="Times New Roman" w:eastAsia="Times New Roman" w:hAnsi="Times New Roman"/>
          <w:b w:val="1"/>
          <w:bCs w:val="1"/>
          <w:rtl w:val="0"/>
        </w:rPr>
        <w:t xml:space="preserve">AI-generated paraphrase</w:t>
      </w:r>
      <w:r w:rsidDel="00000000" w:rsidR="00000000" w:rsidRPr="00000000">
        <w:rPr>
          <w:rFonts w:ascii="Times New Roman" w:cs="Times New Roman" w:eastAsia="Times New Roman" w:hAnsi="Times New Roman"/>
          <w:rtl w:val="0"/>
        </w:rPr>
        <w:t xml:space="preserve"> where phrases or sentence structures are too similar to the original text. Explain why each example is problematic in academic writing.</w:t>
      </w:r>
    </w:p>
    <w:p w:rsidR="00000000" w:rsidDel="00000000" w:rsidP="00000000" w:rsidRDefault="00000000" w:rsidRPr="00000000" w14:paraId="0000002F">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p w:rsidR="00000000" w:rsidDel="00000000" w:rsidP="00000000" w:rsidRDefault="00000000" w:rsidRPr="00000000" w14:paraId="000000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sentences except the first are examples of patchwriting, where only some few word substitutions are made while keeping the original structure the exact same. The two most obvious examples are the sentences relating to machines, and the one relating to employees.</w:t>
      </w:r>
    </w:p>
    <w:p w:rsidR="00000000" w:rsidDel="00000000" w:rsidP="00000000" w:rsidRDefault="00000000" w:rsidRPr="00000000" w14:paraId="000000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problematic because they very closely resemble the original sentence structure with only slight word changes (aka lexical substitution) , which is not seen as ethical paraphrasing.</w:t>
      </w:r>
    </w:p>
    <w:p w:rsidR="00000000" w:rsidDel="00000000" w:rsidP="00000000" w:rsidRDefault="00000000" w:rsidRPr="00000000" w14:paraId="00000032">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highlight w:val="green"/>
          <w:rtl w:val="0"/>
        </w:rPr>
        <w:t xml:space="preserve">Question 2:</w:t>
      </w:r>
      <w:r w:rsidDel="00000000" w:rsidR="00000000" w:rsidRPr="00000000">
        <w:rPr>
          <w:rFonts w:ascii="Times New Roman" w:cs="Times New Roman" w:eastAsia="Times New Roman" w:hAnsi="Times New Roman"/>
          <w:b w:val="1"/>
          <w:bCs w:val="1"/>
          <w:rtl w:val="0"/>
        </w:rPr>
        <w:t xml:space="preserve"> (2 marks)</w:t>
      </w: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Identify</w:t>
      </w:r>
      <w:r w:rsidDel="00000000" w:rsidR="00000000" w:rsidRPr="00000000">
        <w:rPr>
          <w:rFonts w:ascii="Times New Roman" w:cs="Times New Roman" w:eastAsia="Times New Roman" w:hAnsi="Times New Roman"/>
          <w:b w:val="1"/>
          <w:bCs w:val="1"/>
          <w:rtl w:val="0"/>
        </w:rPr>
        <w:t xml:space="preserve"> two examples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weak or inappropriate</w:t>
      </w:r>
      <w:r w:rsidDel="00000000" w:rsidR="00000000" w:rsidRPr="00000000">
        <w:rPr>
          <w:rFonts w:ascii="Times New Roman" w:cs="Times New Roman" w:eastAsia="Times New Roman" w:hAnsi="Times New Roman"/>
          <w:b w:val="1"/>
          <w:bCs w:val="1"/>
          <w:rtl w:val="0"/>
        </w:rPr>
        <w:t xml:space="preserve"> lexical substitution</w:t>
      </w:r>
      <w:r w:rsidDel="00000000" w:rsidR="00000000" w:rsidRPr="00000000">
        <w:rPr>
          <w:rFonts w:ascii="Times New Roman" w:cs="Times New Roman" w:eastAsia="Times New Roman" w:hAnsi="Times New Roman"/>
          <w:rtl w:val="0"/>
        </w:rPr>
        <w:t xml:space="preserve"> (e.g., poor synonym choice or informal wording) in the AI-generated paraphrase. </w:t>
      </w:r>
      <w:r w:rsidDel="00000000" w:rsidR="00000000" w:rsidRPr="00000000">
        <w:rPr>
          <w:rFonts w:ascii="Times New Roman" w:cs="Times New Roman" w:eastAsia="Times New Roman" w:hAnsi="Times New Roman"/>
          <w:b w:val="1"/>
          <w:bCs w:val="1"/>
          <w:rtl w:val="0"/>
        </w:rPr>
        <w:t xml:space="preserve">Suggest more appropriate academic alternatives for each example.</w:t>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p w:rsidR="00000000" w:rsidDel="00000000" w:rsidP="00000000" w:rsidRDefault="00000000" w:rsidRPr="00000000" w14:paraId="0000003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weak example is the phrase “jobs humans did before,” which is kind of informal. A better alternative might be “tasks previously done by humans.”</w:t>
      </w:r>
    </w:p>
    <w:p w:rsidR="00000000" w:rsidDel="00000000" w:rsidP="00000000" w:rsidRDefault="00000000" w:rsidRPr="00000000" w14:paraId="0000003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another example is “thinking” about retraining programs, which is vague and also too informal. More appropriate is “developing” re-training programs.</w:t>
      </w:r>
    </w:p>
    <w:p w:rsidR="00000000" w:rsidDel="00000000" w:rsidP="00000000" w:rsidRDefault="00000000" w:rsidRPr="00000000" w14:paraId="0000003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Question 3:</w:t>
      </w:r>
      <w:r w:rsidDel="00000000" w:rsidR="00000000" w:rsidRPr="00000000">
        <w:rPr>
          <w:rFonts w:ascii="Times New Roman" w:cs="Times New Roman" w:eastAsia="Times New Roman" w:hAnsi="Times New Roman"/>
          <w:b w:val="1"/>
          <w:bCs w:val="1"/>
          <w:rtl w:val="0"/>
        </w:rPr>
        <w:t xml:space="preserve"> Paraphrase (4 marks)</w:t>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Rewrite</w:t>
      </w:r>
      <w:r w:rsidDel="00000000" w:rsidR="00000000" w:rsidRPr="00000000">
        <w:rPr>
          <w:rFonts w:ascii="Times New Roman" w:cs="Times New Roman" w:eastAsia="Times New Roman" w:hAnsi="Times New Roman"/>
          <w:rtl w:val="0"/>
        </w:rPr>
        <w:t xml:space="preserve"> the paragraph using your own words while maintaining the original meaning and avoiding plagiarism. Use appropriate academic vocabulary and sentence restructuring.</w:t>
      </w:r>
    </w:p>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w:t>
      </w:r>
    </w:p>
    <w:p w:rsidR="00000000" w:rsidDel="00000000" w:rsidP="00000000" w:rsidRDefault="00000000" w:rsidRPr="00000000" w14:paraId="0000003A">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referenc) Original Paragraph</w:t>
      </w:r>
    </w:p>
    <w:p w:rsidR="00000000" w:rsidDel="00000000" w:rsidP="00000000" w:rsidRDefault="00000000" w:rsidRPr="00000000" w14:paraId="0000003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(AI) is changing the nature of work in many industries. Automated systems can perform tasks that humans previously handled, such as data analysis and customer service. While AI improves efficiency, it also raises concerns about job loss. Workers must adapt by acquiring new skills and embracing lifelong learning. Policymakers are exploring strategies like retraining programs to manage AI’s impact.</w:t>
      </w:r>
    </w:p>
    <w:p w:rsidR="00000000" w:rsidDel="00000000" w:rsidP="00000000" w:rsidRDefault="00000000" w:rsidRPr="00000000" w14:paraId="0000003C">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 paragraph</w:t>
      </w:r>
    </w:p>
    <w:p w:rsidR="00000000" w:rsidDel="00000000" w:rsidP="00000000" w:rsidRDefault="00000000" w:rsidRPr="00000000" w14:paraId="0000003D">
      <w:pPr>
        <w:spacing w:after="240" w:before="240" w:line="276" w:lineRule="auto"/>
        <w:jc w:val="both"/>
        <w:rPr/>
      </w:pPr>
      <w:r w:rsidDel="00000000" w:rsidR="00000000" w:rsidRPr="00000000">
        <w:rPr>
          <w:rFonts w:ascii="Times New Roman" w:cs="Times New Roman" w:eastAsia="Times New Roman" w:hAnsi="Times New Roman"/>
          <w:rtl w:val="0"/>
        </w:rPr>
        <w:t xml:space="preserve">Recently, artificial intelligence has been reshaping the employment process across the board. To begin with, automation can now handle redundant human tasks such as data analysis and customer service. However, though AI might enhance efficiency, it also raises serious concerns regarding the job market. In response to these concerns, policymakers are introducing strategies such as retraining programs to effectively manage the impact of AI on the workforce. Regardless of their success, current employees must adapt by developing new skills and engaging in continuous learning instead of static skills.</w:t>
      </w: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Paragraph 3: </w:t>
      </w:r>
      <w:r w:rsidDel="00000000" w:rsidR="00000000" w:rsidRPr="00000000">
        <w:rPr>
          <w:rFonts w:ascii="Times New Roman" w:cs="Times New Roman" w:eastAsia="Times New Roman" w:hAnsi="Times New Roman"/>
          <w:b w:val="1"/>
          <w:bCs w:val="1"/>
          <w:sz w:val="28"/>
          <w:szCs w:val="28"/>
          <w:rtl w:val="0"/>
        </w:rPr>
        <w:t xml:space="preserve">Mental Health in Urban Environments </w:t>
      </w:r>
      <w:r w:rsidDel="00000000" w:rsidR="00000000" w:rsidRPr="00000000">
        <w:rPr>
          <w:rFonts w:ascii="Times New Roman" w:cs="Times New Roman" w:eastAsia="Times New Roman" w:hAnsi="Times New Roman"/>
          <w:sz w:val="28"/>
          <w:szCs w:val="28"/>
          <w:rtl w:val="0"/>
        </w:rPr>
        <w:t xml:space="preserve">(</w:t>
      </w:r>
      <w:sdt>
        <w:sdtPr>
          <w:id w:val="1516362971"/>
          <w:tag w:val="goog_rdk_2"/>
        </w:sdtPr>
        <w:sdtContent>
          <w:ins w:author="Nimrah Nazim" w:id="2" w:date="2026-03-31T17:05:27Z">
            <w:r w:rsidDel="00000000" w:rsidR="00000000" w:rsidRPr="00000000">
              <w:rPr>
                <w:rFonts w:ascii="Times New Roman" w:cs="Times New Roman" w:eastAsia="Times New Roman" w:hAnsi="Times New Roman"/>
                <w:sz w:val="28"/>
                <w:szCs w:val="28"/>
                <w:rtl w:val="0"/>
              </w:rPr>
              <w:t xml:space="preserve">6.5/</w:t>
            </w:r>
          </w:ins>
        </w:sdtContent>
      </w:sdt>
      <w:r w:rsidDel="00000000" w:rsidR="00000000" w:rsidRPr="00000000">
        <w:rPr>
          <w:rFonts w:ascii="Times New Roman" w:cs="Times New Roman" w:eastAsia="Times New Roman" w:hAnsi="Times New Roman"/>
          <w:sz w:val="28"/>
          <w:szCs w:val="28"/>
          <w:rtl w:val="0"/>
        </w:rPr>
        <w:t xml:space="preserve">8 marks)</w:t>
      </w: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 Paragraph</w:t>
      </w:r>
    </w:p>
    <w:p w:rsidR="00000000" w:rsidDel="00000000" w:rsidP="00000000" w:rsidRDefault="00000000" w:rsidRPr="00000000" w14:paraId="0000004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Living in cities offers opportunities, but urban life can affect mental health. Noise, overcrowding, and limited green spaces increase stress levels. Social isolation is common despite being surrounded by people. Mental health services in urban areas are often insufficient to meet demand. Urban planners are designing public spaces to promote well-being and reduce stress.</w:t>
      </w:r>
    </w:p>
    <w:p w:rsidR="00000000" w:rsidDel="00000000" w:rsidP="00000000" w:rsidRDefault="00000000" w:rsidRPr="00000000" w14:paraId="00000041">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AI-Generated Paraphrase</w:t>
      </w:r>
    </w:p>
    <w:p w:rsidR="00000000" w:rsidDel="00000000" w:rsidP="00000000" w:rsidRDefault="00000000" w:rsidRPr="00000000" w14:paraId="0000004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life provides many opportunities but it can influence mental health. Loud noise, too many people, and fewer parks raise stress levels. People can feel socially isolated even though they are surrounded by others. Mental health services in cities are often not enough for people who need them. City planners are creating public places to help well-being and reduce stress.</w:t>
      </w:r>
    </w:p>
    <w:p w:rsidR="00000000" w:rsidDel="00000000" w:rsidP="00000000" w:rsidRDefault="00000000" w:rsidRPr="00000000" w14:paraId="0000004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Question 1:</w:t>
      </w:r>
      <w:r w:rsidDel="00000000" w:rsidR="00000000" w:rsidRPr="00000000">
        <w:rPr>
          <w:rFonts w:ascii="Times New Roman" w:cs="Times New Roman" w:eastAsia="Times New Roman" w:hAnsi="Times New Roman"/>
          <w:b w:val="1"/>
          <w:bCs w:val="1"/>
          <w:rtl w:val="0"/>
        </w:rPr>
        <w:t xml:space="preserve"> (2 marks)</w:t>
      </w:r>
    </w:p>
    <w:p w:rsidR="00000000" w:rsidDel="00000000" w:rsidP="00000000" w:rsidRDefault="00000000" w:rsidRPr="00000000" w14:paraId="00000045">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t>
      </w:r>
      <w:r w:rsidDel="00000000" w:rsidR="00000000" w:rsidRPr="00000000">
        <w:rPr>
          <w:rFonts w:ascii="Times New Roman" w:cs="Times New Roman" w:eastAsia="Times New Roman" w:hAnsi="Times New Roman"/>
          <w:b w:val="1"/>
          <w:bCs w:val="1"/>
          <w:rtl w:val="0"/>
        </w:rPr>
        <w:t xml:space="preserve">two examples</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b w:val="1"/>
          <w:bCs w:val="1"/>
          <w:rtl w:val="0"/>
        </w:rPr>
        <w:t xml:space="preserve">plagiarism or patchwriting</w:t>
      </w:r>
      <w:r w:rsidDel="00000000" w:rsidR="00000000" w:rsidRPr="00000000">
        <w:rPr>
          <w:rFonts w:ascii="Times New Roman" w:cs="Times New Roman" w:eastAsia="Times New Roman" w:hAnsi="Times New Roman"/>
          <w:rtl w:val="0"/>
        </w:rPr>
        <w:t xml:space="preserve"> in the </w:t>
      </w:r>
      <w:r w:rsidDel="00000000" w:rsidR="00000000" w:rsidRPr="00000000">
        <w:rPr>
          <w:rFonts w:ascii="Times New Roman" w:cs="Times New Roman" w:eastAsia="Times New Roman" w:hAnsi="Times New Roman"/>
          <w:b w:val="1"/>
          <w:bCs w:val="1"/>
          <w:rtl w:val="0"/>
        </w:rPr>
        <w:t xml:space="preserve">AI-generated paraphrase</w:t>
      </w:r>
      <w:r w:rsidDel="00000000" w:rsidR="00000000" w:rsidRPr="00000000">
        <w:rPr>
          <w:rFonts w:ascii="Times New Roman" w:cs="Times New Roman" w:eastAsia="Times New Roman" w:hAnsi="Times New Roman"/>
          <w:rtl w:val="0"/>
        </w:rPr>
        <w:t xml:space="preserve"> where phrases or sentence structures are too similar to the original text. Explain why each example is problematic in academic writing.</w:t>
      </w:r>
    </w:p>
    <w:p w:rsidR="00000000" w:rsidDel="00000000" w:rsidP="00000000" w:rsidRDefault="00000000" w:rsidRPr="00000000" w14:paraId="00000046">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p w:rsidR="00000000" w:rsidDel="00000000" w:rsidP="00000000" w:rsidRDefault="00000000" w:rsidRPr="00000000" w14:paraId="000000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sentences are examples of patchwriting, with minimal changes from the original. The two clearest examples are the sentences regarding social isolation and mental health centers.</w:t>
      </w:r>
    </w:p>
    <w:sdt>
      <w:sdtPr>
        <w:id w:val="-376752311"/>
        <w:tag w:val="goog_rdk_4"/>
      </w:sdtPr>
      <w:sdtContent>
        <w:p w:rsidR="00000000" w:rsidDel="00000000" w:rsidP="00000000" w:rsidRDefault="00000000" w:rsidRPr="00000000" w14:paraId="00000048">
          <w:pPr>
            <w:spacing w:line="276" w:lineRule="auto"/>
            <w:rPr>
              <w:ins w:author="Nimrah Nazim" w:id="3" w:date="2026-03-31T17:04:56Z"/>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problematic because they very closely resemble the original sentence structure with only slight word changes (aka lexical substitution) , which is not seen as ethical paraphrasing.</w:t>
          </w:r>
          <w:sdt>
            <w:sdtPr>
              <w:id w:val="-440692578"/>
              <w:tag w:val="goog_rdk_3"/>
            </w:sdtPr>
            <w:sdtContent>
              <w:ins w:author="Nimrah Nazim" w:id="3" w:date="2026-03-31T17:04:56Z">
                <w:r w:rsidDel="00000000" w:rsidR="00000000" w:rsidRPr="00000000">
                  <w:rPr>
                    <w:rtl w:val="0"/>
                  </w:rPr>
                </w:r>
              </w:ins>
            </w:sdtContent>
          </w:sdt>
        </w:p>
      </w:sdtContent>
    </w:sdt>
    <w:p w:rsidR="00000000" w:rsidDel="00000000" w:rsidP="00000000" w:rsidRDefault="00000000" w:rsidRPr="00000000" w14:paraId="00000049">
      <w:pPr>
        <w:spacing w:line="276" w:lineRule="auto"/>
        <w:rPr>
          <w:rFonts w:ascii="Times New Roman" w:cs="Times New Roman" w:eastAsia="Times New Roman" w:hAnsi="Times New Roman"/>
        </w:rPr>
      </w:pPr>
      <w:sdt>
        <w:sdtPr>
          <w:id w:val="-1552465459"/>
          <w:tag w:val="goog_rdk_5"/>
        </w:sdtPr>
        <w:sdtContent>
          <w:ins w:author="Nimrah Nazim" w:id="3" w:date="2026-03-31T17:04:56Z">
            <w:r w:rsidDel="00000000" w:rsidR="00000000" w:rsidRPr="00000000">
              <w:rPr>
                <w:rFonts w:ascii="Times New Roman" w:cs="Times New Roman" w:eastAsia="Times New Roman" w:hAnsi="Times New Roman"/>
                <w:rtl w:val="0"/>
              </w:rPr>
              <w:t xml:space="preserve">Specify 2 examples.</w:t>
            </w:r>
          </w:ins>
        </w:sdtContent>
      </w:sdt>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highlight w:val="green"/>
          <w:rtl w:val="0"/>
        </w:rPr>
        <w:t xml:space="preserve">Question 2:</w:t>
      </w:r>
      <w:r w:rsidDel="00000000" w:rsidR="00000000" w:rsidRPr="00000000">
        <w:rPr>
          <w:rFonts w:ascii="Times New Roman" w:cs="Times New Roman" w:eastAsia="Times New Roman" w:hAnsi="Times New Roman"/>
          <w:b w:val="1"/>
          <w:bCs w:val="1"/>
          <w:rtl w:val="0"/>
        </w:rPr>
        <w:t xml:space="preserve"> (2 marks)</w:t>
      </w: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Identify</w:t>
      </w:r>
      <w:r w:rsidDel="00000000" w:rsidR="00000000" w:rsidRPr="00000000">
        <w:rPr>
          <w:rFonts w:ascii="Times New Roman" w:cs="Times New Roman" w:eastAsia="Times New Roman" w:hAnsi="Times New Roman"/>
          <w:b w:val="1"/>
          <w:bCs w:val="1"/>
          <w:rtl w:val="0"/>
        </w:rPr>
        <w:t xml:space="preserve"> two examples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weak or inappropriate</w:t>
      </w:r>
      <w:r w:rsidDel="00000000" w:rsidR="00000000" w:rsidRPr="00000000">
        <w:rPr>
          <w:rFonts w:ascii="Times New Roman" w:cs="Times New Roman" w:eastAsia="Times New Roman" w:hAnsi="Times New Roman"/>
          <w:b w:val="1"/>
          <w:bCs w:val="1"/>
          <w:rtl w:val="0"/>
        </w:rPr>
        <w:t xml:space="preserve"> lexical substitution</w:t>
      </w:r>
      <w:r w:rsidDel="00000000" w:rsidR="00000000" w:rsidRPr="00000000">
        <w:rPr>
          <w:rFonts w:ascii="Times New Roman" w:cs="Times New Roman" w:eastAsia="Times New Roman" w:hAnsi="Times New Roman"/>
          <w:rtl w:val="0"/>
        </w:rPr>
        <w:t xml:space="preserve"> (e.g., poor synonym choice or informal wording) in the AI-generated paraphrase. </w:t>
      </w:r>
      <w:r w:rsidDel="00000000" w:rsidR="00000000" w:rsidRPr="00000000">
        <w:rPr>
          <w:rFonts w:ascii="Times New Roman" w:cs="Times New Roman" w:eastAsia="Times New Roman" w:hAnsi="Times New Roman"/>
          <w:b w:val="1"/>
          <w:bCs w:val="1"/>
          <w:rtl w:val="0"/>
        </w:rPr>
        <w:t xml:space="preserve">Suggest more appropriate academic alternatives for each example.</w:t>
      </w:r>
    </w:p>
    <w:p w:rsidR="00000000" w:rsidDel="00000000" w:rsidP="00000000" w:rsidRDefault="00000000" w:rsidRPr="00000000" w14:paraId="000000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p w:rsidR="00000000" w:rsidDel="00000000" w:rsidP="00000000" w:rsidRDefault="00000000" w:rsidRPr="00000000" w14:paraId="0000004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weak substitution is “too many people,” which is informal. Better might be “overcrowding.”</w:t>
      </w:r>
    </w:p>
    <w:p w:rsidR="00000000" w:rsidDel="00000000" w:rsidP="00000000" w:rsidRDefault="00000000" w:rsidRPr="00000000" w14:paraId="0000004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example is “not enough for people who need them,” which is vague. Alternate: “insufficient for the current demand.”</w:t>
      </w:r>
    </w:p>
    <w:p w:rsidR="00000000" w:rsidDel="00000000" w:rsidP="00000000" w:rsidRDefault="00000000" w:rsidRPr="00000000" w14:paraId="0000004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Question 3:</w:t>
      </w:r>
      <w:r w:rsidDel="00000000" w:rsidR="00000000" w:rsidRPr="00000000">
        <w:rPr>
          <w:rFonts w:ascii="Times New Roman" w:cs="Times New Roman" w:eastAsia="Times New Roman" w:hAnsi="Times New Roman"/>
          <w:b w:val="1"/>
          <w:bCs w:val="1"/>
          <w:rtl w:val="0"/>
        </w:rPr>
        <w:t xml:space="preserve"> Paraphrase (4 marks)</w:t>
      </w:r>
    </w:p>
    <w:p w:rsidR="00000000" w:rsidDel="00000000" w:rsidP="00000000" w:rsidRDefault="00000000" w:rsidRPr="00000000" w14:paraId="000000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Rewrite</w:t>
      </w:r>
      <w:r w:rsidDel="00000000" w:rsidR="00000000" w:rsidRPr="00000000">
        <w:rPr>
          <w:rFonts w:ascii="Times New Roman" w:cs="Times New Roman" w:eastAsia="Times New Roman" w:hAnsi="Times New Roman"/>
          <w:rtl w:val="0"/>
        </w:rPr>
        <w:t xml:space="preserve"> the paragraph using your own words while maintaining the original meaning and avoiding plagiarism. Use appropriate academic vocabulary and sentence restructuring.</w:t>
      </w:r>
    </w:p>
    <w:p w:rsidR="00000000" w:rsidDel="00000000" w:rsidP="00000000" w:rsidRDefault="00000000" w:rsidRPr="00000000" w14:paraId="000000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w:t>
      </w:r>
    </w:p>
    <w:p w:rsidR="00000000" w:rsidDel="00000000" w:rsidP="00000000" w:rsidRDefault="00000000" w:rsidRPr="00000000" w14:paraId="0000005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 Paragraph</w:t>
      </w:r>
    </w:p>
    <w:p w:rsidR="00000000" w:rsidDel="00000000" w:rsidP="00000000" w:rsidRDefault="00000000" w:rsidRPr="00000000" w14:paraId="0000005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Living in cities offers opportunities, but urban life can affect mental health. Noise, overcrowding, and limited green spaces increase stress levels. Social isolation is common despite being surrounded by people. Mental health services in urban areas are often insufficient to meet demand. Urban planners are designing public spaces to promote well-being and reduce stress.</w:t>
      </w:r>
    </w:p>
    <w:p w:rsidR="00000000" w:rsidDel="00000000" w:rsidP="00000000" w:rsidRDefault="00000000" w:rsidRPr="00000000" w14:paraId="0000005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 paragraph</w:t>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Urban environments, while offering many opportunities, can have negative effects on mental health. Several factors contribute to this: noise pollution, overcrowding, and limited access to green spaces. All of these increase stress levels. In other news, although surrounded by large populations, individuals often experience social isolation. The lack of adequate mental health services in cityscapes does not help. Therefore, to address these issues, urban planners are working on designing stress-free public spaces.</w:t>
      </w:r>
      <w:sdt>
        <w:sdtPr>
          <w:id w:val="-1981422093"/>
          <w:tag w:val="goog_rdk_6"/>
        </w:sdtPr>
        <w:sdtContent>
          <w:ins w:author="Nimrah Nazim" w:id="4" w:date="2026-03-31T17:05:36Z">
            <w:r w:rsidDel="00000000" w:rsidR="00000000" w:rsidRPr="00000000">
              <w:rPr>
                <w:rFonts w:ascii="Times New Roman" w:cs="Times New Roman" w:eastAsia="Times New Roman" w:hAnsi="Times New Roman"/>
                <w:rtl w:val="0"/>
              </w:rPr>
              <w:t xml:space="preserve"> Slightly longer.</w:t>
            </w:r>
          </w:ins>
        </w:sdtContent>
      </w:sdt>
      <w:r w:rsidDel="00000000" w:rsidR="00000000" w:rsidRPr="00000000">
        <w:rPr>
          <w:rtl w:val="0"/>
        </w:rPr>
      </w:r>
    </w:p>
    <w:p w:rsidR="00000000" w:rsidDel="00000000" w:rsidP="00000000" w:rsidRDefault="00000000" w:rsidRPr="00000000" w14:paraId="00000056">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yellow"/>
          <w:rtl w:val="0"/>
        </w:rPr>
        <w:t xml:space="preserve">Paragraph 4:</w:t>
      </w:r>
      <w:r w:rsidDel="00000000" w:rsidR="00000000" w:rsidRPr="00000000">
        <w:rPr>
          <w:rFonts w:ascii="Times New Roman" w:cs="Times New Roman" w:eastAsia="Times New Roman" w:hAnsi="Times New Roman"/>
          <w:b w:val="1"/>
          <w:bCs w:val="1"/>
          <w:sz w:val="28"/>
          <w:szCs w:val="28"/>
          <w:rtl w:val="0"/>
        </w:rPr>
        <w:t xml:space="preserve"> How to Reduce Household Energy Consumption </w:t>
      </w:r>
      <w:r w:rsidDel="00000000" w:rsidR="00000000" w:rsidRPr="00000000">
        <w:rPr>
          <w:rFonts w:ascii="Times New Roman" w:cs="Times New Roman" w:eastAsia="Times New Roman" w:hAnsi="Times New Roman"/>
          <w:sz w:val="28"/>
          <w:szCs w:val="28"/>
          <w:rtl w:val="0"/>
        </w:rPr>
        <w:t xml:space="preserve">(</w:t>
      </w:r>
      <w:sdt>
        <w:sdtPr>
          <w:id w:val="-1019643532"/>
          <w:tag w:val="goog_rdk_7"/>
        </w:sdtPr>
        <w:sdtContent>
          <w:ins w:author="Nimrah Nazim" w:id="5" w:date="2026-03-31T17:06:18Z">
            <w:r w:rsidDel="00000000" w:rsidR="00000000" w:rsidRPr="00000000">
              <w:rPr>
                <w:rFonts w:ascii="Times New Roman" w:cs="Times New Roman" w:eastAsia="Times New Roman" w:hAnsi="Times New Roman"/>
                <w:sz w:val="28"/>
                <w:szCs w:val="28"/>
                <w:rtl w:val="0"/>
              </w:rPr>
              <w:t xml:space="preserve">5/</w:t>
            </w:r>
          </w:ins>
        </w:sdtContent>
      </w:sdt>
      <w:r w:rsidDel="00000000" w:rsidR="00000000" w:rsidRPr="00000000">
        <w:rPr>
          <w:rFonts w:ascii="Times New Roman" w:cs="Times New Roman" w:eastAsia="Times New Roman" w:hAnsi="Times New Roman"/>
          <w:sz w:val="28"/>
          <w:szCs w:val="28"/>
          <w:rtl w:val="0"/>
        </w:rPr>
        <w:t xml:space="preserve">8 marks)</w:t>
      </w:r>
      <w:r w:rsidDel="00000000" w:rsidR="00000000" w:rsidRPr="00000000">
        <w:rPr>
          <w:rtl w:val="0"/>
        </w:rPr>
      </w:r>
    </w:p>
    <w:p w:rsidR="00000000" w:rsidDel="00000000" w:rsidP="00000000" w:rsidRDefault="00000000" w:rsidRPr="00000000" w14:paraId="00000057">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 Paragraph</w:t>
      </w:r>
    </w:p>
    <w:p w:rsidR="00000000" w:rsidDel="00000000" w:rsidP="00000000" w:rsidRDefault="00000000" w:rsidRPr="00000000" w14:paraId="0000005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household energy use requires several steps. First, identify the most energy-intensive appliances and devices in your home. Next, replace incandescent bulbs with energy-efficient LEDs and unplug electronics when not in use. Then, optimize heating and cooling by insulating your home and adjusting thermostats. Finally, consider renewable energy sources like solar panels to reduce long-term energy costs. Following these steps helps lower utility bills and reduces your carbon footprint.</w:t>
      </w:r>
    </w:p>
    <w:p w:rsidR="00000000" w:rsidDel="00000000" w:rsidP="00000000" w:rsidRDefault="00000000" w:rsidRPr="00000000" w14:paraId="00000059">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AI-Generated Paraphrase</w:t>
      </w:r>
    </w:p>
    <w:p w:rsidR="00000000" w:rsidDel="00000000" w:rsidP="00000000" w:rsidRDefault="00000000" w:rsidRPr="00000000" w14:paraId="000000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Lowering home energy usage needs several steps. First you should find the appliances that use the most electricity in your house. After that, change traditional bulbs to LED lights and unplug electronics when they are not being used. Then improve heating and cooling by insulating the house and changing thermostat settings. Lastly, think about renewable energy like solar panels to lower energy costs over time. These actions can help households reduce electricity expenses while also decreasing their environmental impact.</w:t>
      </w:r>
    </w:p>
    <w:p w:rsidR="00000000" w:rsidDel="00000000" w:rsidP="00000000" w:rsidRDefault="00000000" w:rsidRPr="00000000" w14:paraId="0000005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Question 1:</w:t>
      </w:r>
      <w:r w:rsidDel="00000000" w:rsidR="00000000" w:rsidRPr="00000000">
        <w:rPr>
          <w:rFonts w:ascii="Times New Roman" w:cs="Times New Roman" w:eastAsia="Times New Roman" w:hAnsi="Times New Roman"/>
          <w:b w:val="1"/>
          <w:bCs w:val="1"/>
          <w:rtl w:val="0"/>
        </w:rPr>
        <w:t xml:space="preserve"> (2 marks)</w:t>
      </w:r>
    </w:p>
    <w:p w:rsidR="00000000" w:rsidDel="00000000" w:rsidP="00000000" w:rsidRDefault="00000000" w:rsidRPr="00000000" w14:paraId="0000005C">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t>
      </w:r>
      <w:r w:rsidDel="00000000" w:rsidR="00000000" w:rsidRPr="00000000">
        <w:rPr>
          <w:rFonts w:ascii="Times New Roman" w:cs="Times New Roman" w:eastAsia="Times New Roman" w:hAnsi="Times New Roman"/>
          <w:b w:val="1"/>
          <w:bCs w:val="1"/>
          <w:rtl w:val="0"/>
        </w:rPr>
        <w:t xml:space="preserve">two examples</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b w:val="1"/>
          <w:bCs w:val="1"/>
          <w:rtl w:val="0"/>
        </w:rPr>
        <w:t xml:space="preserve">plagiarism or patchwriting</w:t>
      </w:r>
      <w:r w:rsidDel="00000000" w:rsidR="00000000" w:rsidRPr="00000000">
        <w:rPr>
          <w:rFonts w:ascii="Times New Roman" w:cs="Times New Roman" w:eastAsia="Times New Roman" w:hAnsi="Times New Roman"/>
          <w:rtl w:val="0"/>
        </w:rPr>
        <w:t xml:space="preserve"> in the </w:t>
      </w:r>
      <w:r w:rsidDel="00000000" w:rsidR="00000000" w:rsidRPr="00000000">
        <w:rPr>
          <w:rFonts w:ascii="Times New Roman" w:cs="Times New Roman" w:eastAsia="Times New Roman" w:hAnsi="Times New Roman"/>
          <w:b w:val="1"/>
          <w:bCs w:val="1"/>
          <w:rtl w:val="0"/>
        </w:rPr>
        <w:t xml:space="preserve">AI-generated paraphrase</w:t>
      </w:r>
      <w:r w:rsidDel="00000000" w:rsidR="00000000" w:rsidRPr="00000000">
        <w:rPr>
          <w:rFonts w:ascii="Times New Roman" w:cs="Times New Roman" w:eastAsia="Times New Roman" w:hAnsi="Times New Roman"/>
          <w:rtl w:val="0"/>
        </w:rPr>
        <w:t xml:space="preserve"> where phrases or sentence structures are too similar to the original text. Explain why each example is problematic in academic writing.</w:t>
      </w:r>
    </w:p>
    <w:p w:rsidR="00000000" w:rsidDel="00000000" w:rsidP="00000000" w:rsidRDefault="00000000" w:rsidRPr="00000000" w14:paraId="0000005D">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p w:rsidR="00000000" w:rsidDel="00000000" w:rsidP="00000000" w:rsidRDefault="00000000" w:rsidRPr="00000000" w14:paraId="000000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examples: </w:t>
      </w:r>
    </w:p>
    <w:p w:rsidR="00000000" w:rsidDel="00000000" w:rsidP="00000000" w:rsidRDefault="00000000" w:rsidRPr="00000000" w14:paraId="000000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that, change traditional bulbs to LED lights and unplug electronics when they are not being used.”</w:t>
      </w:r>
    </w:p>
    <w:p w:rsidR="00000000" w:rsidDel="00000000" w:rsidP="00000000" w:rsidRDefault="00000000" w:rsidRPr="00000000" w14:paraId="000000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improve heating and cooling by insulating the house and changing thermostat settings.”</w:t>
      </w:r>
    </w:p>
    <w:p w:rsidR="00000000" w:rsidDel="00000000" w:rsidP="00000000" w:rsidRDefault="00000000" w:rsidRPr="00000000" w14:paraId="000000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Problematic for the same reason as before.</w:t>
      </w:r>
    </w:p>
    <w:p w:rsidR="00000000" w:rsidDel="00000000" w:rsidP="00000000" w:rsidRDefault="00000000" w:rsidRPr="00000000" w14:paraId="00000062">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highlight w:val="green"/>
          <w:rtl w:val="0"/>
        </w:rPr>
        <w:t xml:space="preserve">Question 2:</w:t>
      </w:r>
      <w:r w:rsidDel="00000000" w:rsidR="00000000" w:rsidRPr="00000000">
        <w:rPr>
          <w:rFonts w:ascii="Times New Roman" w:cs="Times New Roman" w:eastAsia="Times New Roman" w:hAnsi="Times New Roman"/>
          <w:b w:val="1"/>
          <w:bCs w:val="1"/>
          <w:rtl w:val="0"/>
        </w:rPr>
        <w:t xml:space="preserve"> (2 marks)</w:t>
      </w: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Identify</w:t>
      </w:r>
      <w:r w:rsidDel="00000000" w:rsidR="00000000" w:rsidRPr="00000000">
        <w:rPr>
          <w:rFonts w:ascii="Times New Roman" w:cs="Times New Roman" w:eastAsia="Times New Roman" w:hAnsi="Times New Roman"/>
          <w:b w:val="1"/>
          <w:bCs w:val="1"/>
          <w:rtl w:val="0"/>
        </w:rPr>
        <w:t xml:space="preserve"> two examples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weak or inappropriate</w:t>
      </w:r>
      <w:r w:rsidDel="00000000" w:rsidR="00000000" w:rsidRPr="00000000">
        <w:rPr>
          <w:rFonts w:ascii="Times New Roman" w:cs="Times New Roman" w:eastAsia="Times New Roman" w:hAnsi="Times New Roman"/>
          <w:b w:val="1"/>
          <w:bCs w:val="1"/>
          <w:rtl w:val="0"/>
        </w:rPr>
        <w:t xml:space="preserve"> lexical substitution</w:t>
      </w:r>
      <w:r w:rsidDel="00000000" w:rsidR="00000000" w:rsidRPr="00000000">
        <w:rPr>
          <w:rFonts w:ascii="Times New Roman" w:cs="Times New Roman" w:eastAsia="Times New Roman" w:hAnsi="Times New Roman"/>
          <w:rtl w:val="0"/>
        </w:rPr>
        <w:t xml:space="preserve"> (e.g., poor synonym choice or informal wording) in the AI-generated paraphrase. </w:t>
      </w:r>
      <w:r w:rsidDel="00000000" w:rsidR="00000000" w:rsidRPr="00000000">
        <w:rPr>
          <w:rFonts w:ascii="Times New Roman" w:cs="Times New Roman" w:eastAsia="Times New Roman" w:hAnsi="Times New Roman"/>
          <w:b w:val="1"/>
          <w:bCs w:val="1"/>
          <w:rtl w:val="0"/>
        </w:rPr>
        <w:t xml:space="preserve">Suggest more appropriate academic alternatives for each example.</w:t>
      </w:r>
    </w:p>
    <w:p w:rsidR="00000000" w:rsidDel="00000000" w:rsidP="00000000" w:rsidRDefault="00000000" w:rsidRPr="00000000" w14:paraId="000000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p w:rsidR="00000000" w:rsidDel="00000000" w:rsidP="00000000" w:rsidRDefault="00000000" w:rsidRPr="00000000" w14:paraId="000000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1: “find the appliances that use the most electricity,” too informal and causal</w:t>
      </w:r>
    </w:p>
    <w:p w:rsidR="00000000" w:rsidDel="00000000" w:rsidP="00000000" w:rsidRDefault="00000000" w:rsidRPr="00000000" w14:paraId="000000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Alternate: “locate appliances contributing the most to the energy bill.”</w:t>
      </w:r>
    </w:p>
    <w:p w:rsidR="00000000" w:rsidDel="00000000" w:rsidP="00000000" w:rsidRDefault="00000000" w:rsidRPr="00000000" w14:paraId="000000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 “think about renewable energy,” colloquial, matter-of-fact tone, too general</w:t>
      </w:r>
    </w:p>
    <w:p w:rsidR="00000000" w:rsidDel="00000000" w:rsidP="00000000" w:rsidRDefault="00000000" w:rsidRPr="00000000" w14:paraId="000000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Alternate: “advise adopting renewable energy sources.”</w:t>
      </w:r>
    </w:p>
    <w:p w:rsidR="00000000" w:rsidDel="00000000" w:rsidP="00000000" w:rsidRDefault="00000000" w:rsidRPr="00000000" w14:paraId="0000006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Question 3:</w:t>
      </w:r>
      <w:r w:rsidDel="00000000" w:rsidR="00000000" w:rsidRPr="00000000">
        <w:rPr>
          <w:rFonts w:ascii="Times New Roman" w:cs="Times New Roman" w:eastAsia="Times New Roman" w:hAnsi="Times New Roman"/>
          <w:b w:val="1"/>
          <w:bCs w:val="1"/>
          <w:rtl w:val="0"/>
        </w:rPr>
        <w:t xml:space="preserve"> Paraphrase (4 marks)</w:t>
      </w:r>
    </w:p>
    <w:p w:rsidR="00000000" w:rsidDel="00000000" w:rsidP="00000000" w:rsidRDefault="00000000" w:rsidRPr="00000000" w14:paraId="000000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Rewrite</w:t>
      </w:r>
      <w:r w:rsidDel="00000000" w:rsidR="00000000" w:rsidRPr="00000000">
        <w:rPr>
          <w:rFonts w:ascii="Times New Roman" w:cs="Times New Roman" w:eastAsia="Times New Roman" w:hAnsi="Times New Roman"/>
          <w:rtl w:val="0"/>
        </w:rPr>
        <w:t xml:space="preserve"> the paragraph using your own words while maintaining the original meaning and avoiding plagiarism. Use appropriate academic vocabulary and sentence restructuring.</w:t>
      </w:r>
    </w:p>
    <w:p w:rsidR="00000000" w:rsidDel="00000000" w:rsidP="00000000" w:rsidRDefault="00000000" w:rsidRPr="00000000" w14:paraId="000000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w:t>
      </w:r>
    </w:p>
    <w:p w:rsidR="00000000" w:rsidDel="00000000" w:rsidP="00000000" w:rsidRDefault="00000000" w:rsidRPr="00000000" w14:paraId="0000006C">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 Paragraph</w:t>
      </w:r>
    </w:p>
    <w:p w:rsidR="00000000" w:rsidDel="00000000" w:rsidP="00000000" w:rsidRDefault="00000000" w:rsidRPr="00000000" w14:paraId="0000006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household energy use requires several steps. First, identify the most energy-intensive appliances and devices in your home. Next, replace incandescent bulbs with energy-efficient LEDs and unplug electronics when not in use. Then, optimize heating and cooling by insulating your home and adjusting thermostats. Finally, consider renewable energy sources like solar panels to reduce long-term energy costs. Following these steps helps lower utility bills and reduces your carbon footprint.</w:t>
      </w:r>
    </w:p>
    <w:p w:rsidR="00000000" w:rsidDel="00000000" w:rsidP="00000000" w:rsidRDefault="00000000" w:rsidRPr="00000000" w14:paraId="0000006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 paragraph:</w:t>
      </w:r>
    </w:p>
    <w:p w:rsidR="00000000" w:rsidDel="00000000" w:rsidP="00000000" w:rsidRDefault="00000000" w:rsidRPr="00000000" w14:paraId="0000006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are the steps to reduce energy consumption in your house. First, locate appliances contributing the most to the energy bill. Second, replace filament bulbs with white zero bulbs. Additionally</w:t>
      </w:r>
      <w:sdt>
        <w:sdtPr>
          <w:id w:val="-520258310"/>
          <w:tag w:val="goog_rdk_8"/>
        </w:sdtPr>
        <w:sdtContent>
          <w:ins w:author="Nimrah Nazim" w:id="6" w:date="2026-03-31T17:06:03Z">
            <w:r w:rsidDel="00000000" w:rsidR="00000000" w:rsidRPr="00000000">
              <w:rPr>
                <w:rFonts w:ascii="Times New Roman" w:cs="Times New Roman" w:eastAsia="Times New Roman" w:hAnsi="Times New Roman"/>
                <w:rtl w:val="0"/>
              </w:rPr>
              <w:t xml:space="preserve"> ?</w:t>
            </w:r>
          </w:ins>
        </w:sdtContent>
      </w:sdt>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Paragraph 5: </w:t>
      </w:r>
      <w:r w:rsidDel="00000000" w:rsidR="00000000" w:rsidRPr="00000000">
        <w:rPr>
          <w:rFonts w:ascii="Times New Roman" w:cs="Times New Roman" w:eastAsia="Times New Roman" w:hAnsi="Times New Roman"/>
          <w:b w:val="1"/>
          <w:bCs w:val="1"/>
          <w:sz w:val="28"/>
          <w:szCs w:val="28"/>
          <w:rtl w:val="0"/>
        </w:rPr>
        <w:t xml:space="preserve">Social Media and Political Discourse </w:t>
      </w:r>
      <w:r w:rsidDel="00000000" w:rsidR="00000000" w:rsidRPr="00000000">
        <w:rPr>
          <w:rFonts w:ascii="Times New Roman" w:cs="Times New Roman" w:eastAsia="Times New Roman" w:hAnsi="Times New Roman"/>
          <w:sz w:val="28"/>
          <w:szCs w:val="28"/>
          <w:rtl w:val="0"/>
        </w:rPr>
        <w:t xml:space="preserve">(</w:t>
      </w:r>
      <w:sdt>
        <w:sdtPr>
          <w:id w:val="-56288790"/>
          <w:tag w:val="goog_rdk_9"/>
        </w:sdtPr>
        <w:sdtContent>
          <w:ins w:author="Nimrah Nazim" w:id="7" w:date="2026-03-31T17:06:47Z">
            <w:r w:rsidDel="00000000" w:rsidR="00000000" w:rsidRPr="00000000">
              <w:rPr>
                <w:rFonts w:ascii="Times New Roman" w:cs="Times New Roman" w:eastAsia="Times New Roman" w:hAnsi="Times New Roman"/>
                <w:sz w:val="28"/>
                <w:szCs w:val="28"/>
                <w:rtl w:val="0"/>
              </w:rPr>
              <w:t xml:space="preserve">5.5/</w:t>
            </w:r>
          </w:ins>
        </w:sdtContent>
      </w:sdt>
      <w:r w:rsidDel="00000000" w:rsidR="00000000" w:rsidRPr="00000000">
        <w:rPr>
          <w:rFonts w:ascii="Times New Roman" w:cs="Times New Roman" w:eastAsia="Times New Roman" w:hAnsi="Times New Roman"/>
          <w:sz w:val="28"/>
          <w:szCs w:val="28"/>
          <w:rtl w:val="0"/>
        </w:rPr>
        <w:t xml:space="preserve">8 marks)</w:t>
      </w:r>
      <w:r w:rsidDel="00000000" w:rsidR="00000000" w:rsidRPr="00000000">
        <w:rPr>
          <w:rtl w:val="0"/>
        </w:rPr>
      </w:r>
    </w:p>
    <w:p w:rsidR="00000000" w:rsidDel="00000000" w:rsidP="00000000" w:rsidRDefault="00000000" w:rsidRPr="00000000" w14:paraId="00000071">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 Paragraph</w:t>
      </w:r>
    </w:p>
    <w:p w:rsidR="00000000" w:rsidDel="00000000" w:rsidP="00000000" w:rsidRDefault="00000000" w:rsidRPr="00000000" w14:paraId="0000007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platforms have transformed how people engage with politics. They allow individuals to share opinions, access news, and mobilize for social causes. However, misinformation and polarizing content spread quickly on these platforms. Algorithms can amplify divisive posts, increasing societal polarization. Media literacy education is essential to critically evaluate information online.</w:t>
      </w:r>
    </w:p>
    <w:p w:rsidR="00000000" w:rsidDel="00000000" w:rsidP="00000000" w:rsidRDefault="00000000" w:rsidRPr="00000000" w14:paraId="0000007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AI-Generated Paraphrase</w:t>
      </w:r>
    </w:p>
    <w:p w:rsidR="00000000" w:rsidDel="00000000" w:rsidP="00000000" w:rsidRDefault="00000000" w:rsidRPr="00000000" w14:paraId="0000007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has changed how people participate in politics. These platforms let people share opinions, read news, and organize social movements. However false information and polarizing content spread very fast online. Algorithms often promote divisive posts which increases polarization in society. Education about media literacy is important so people can judge online information critically.</w:t>
      </w:r>
    </w:p>
    <w:p w:rsidR="00000000" w:rsidDel="00000000" w:rsidP="00000000" w:rsidRDefault="00000000" w:rsidRPr="00000000" w14:paraId="00000075">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Question 1:</w:t>
      </w:r>
      <w:r w:rsidDel="00000000" w:rsidR="00000000" w:rsidRPr="00000000">
        <w:rPr>
          <w:rFonts w:ascii="Times New Roman" w:cs="Times New Roman" w:eastAsia="Times New Roman" w:hAnsi="Times New Roman"/>
          <w:b w:val="1"/>
          <w:bCs w:val="1"/>
          <w:rtl w:val="0"/>
        </w:rPr>
        <w:t xml:space="preserve"> (2 marks)</w:t>
      </w:r>
    </w:p>
    <w:p w:rsidR="00000000" w:rsidDel="00000000" w:rsidP="00000000" w:rsidRDefault="00000000" w:rsidRPr="00000000" w14:paraId="00000076">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t>
      </w:r>
      <w:r w:rsidDel="00000000" w:rsidR="00000000" w:rsidRPr="00000000">
        <w:rPr>
          <w:rFonts w:ascii="Times New Roman" w:cs="Times New Roman" w:eastAsia="Times New Roman" w:hAnsi="Times New Roman"/>
          <w:b w:val="1"/>
          <w:bCs w:val="1"/>
          <w:rtl w:val="0"/>
        </w:rPr>
        <w:t xml:space="preserve">two examples</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b w:val="1"/>
          <w:bCs w:val="1"/>
          <w:rtl w:val="0"/>
        </w:rPr>
        <w:t xml:space="preserve">plagiarism or patchwriting</w:t>
      </w:r>
      <w:r w:rsidDel="00000000" w:rsidR="00000000" w:rsidRPr="00000000">
        <w:rPr>
          <w:rFonts w:ascii="Times New Roman" w:cs="Times New Roman" w:eastAsia="Times New Roman" w:hAnsi="Times New Roman"/>
          <w:rtl w:val="0"/>
        </w:rPr>
        <w:t xml:space="preserve"> in the </w:t>
      </w:r>
      <w:r w:rsidDel="00000000" w:rsidR="00000000" w:rsidRPr="00000000">
        <w:rPr>
          <w:rFonts w:ascii="Times New Roman" w:cs="Times New Roman" w:eastAsia="Times New Roman" w:hAnsi="Times New Roman"/>
          <w:b w:val="1"/>
          <w:bCs w:val="1"/>
          <w:rtl w:val="0"/>
        </w:rPr>
        <w:t xml:space="preserve">AI-generated paraphrase</w:t>
      </w:r>
      <w:r w:rsidDel="00000000" w:rsidR="00000000" w:rsidRPr="00000000">
        <w:rPr>
          <w:rFonts w:ascii="Times New Roman" w:cs="Times New Roman" w:eastAsia="Times New Roman" w:hAnsi="Times New Roman"/>
          <w:rtl w:val="0"/>
        </w:rPr>
        <w:t xml:space="preserve"> where phrases or sentence structures are too similar to the original text. Explain why each example is problematic in academic writing.</w:t>
      </w:r>
    </w:p>
    <w:p w:rsidR="00000000" w:rsidDel="00000000" w:rsidP="00000000" w:rsidRDefault="00000000" w:rsidRPr="00000000" w14:paraId="00000077">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sdt>
        <w:sdtPr>
          <w:id w:val="743138997"/>
          <w:tag w:val="goog_rdk_10"/>
        </w:sdtPr>
        <w:sdtContent>
          <w:ins w:author="Nimrah Nazim" w:id="8" w:date="2026-03-31T17:06:27Z">
            <w:r w:rsidDel="00000000" w:rsidR="00000000" w:rsidRPr="00000000">
              <w:rPr>
                <w:rFonts w:ascii="Times New Roman" w:cs="Times New Roman" w:eastAsia="Times New Roman" w:hAnsi="Times New Roman"/>
                <w:rtl w:val="0"/>
              </w:rPr>
              <w:t xml:space="preserve"> ?</w:t>
            </w:r>
          </w:ins>
        </w:sdtContent>
      </w:sdt>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highlight w:val="green"/>
          <w:rtl w:val="0"/>
        </w:rPr>
        <w:t xml:space="preserve">Question 2:</w:t>
      </w:r>
      <w:r w:rsidDel="00000000" w:rsidR="00000000" w:rsidRPr="00000000">
        <w:rPr>
          <w:rFonts w:ascii="Times New Roman" w:cs="Times New Roman" w:eastAsia="Times New Roman" w:hAnsi="Times New Roman"/>
          <w:b w:val="1"/>
          <w:bCs w:val="1"/>
          <w:rtl w:val="0"/>
        </w:rPr>
        <w:t xml:space="preserve"> (2 marks)</w:t>
      </w: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Identify</w:t>
      </w:r>
      <w:r w:rsidDel="00000000" w:rsidR="00000000" w:rsidRPr="00000000">
        <w:rPr>
          <w:rFonts w:ascii="Times New Roman" w:cs="Times New Roman" w:eastAsia="Times New Roman" w:hAnsi="Times New Roman"/>
          <w:b w:val="1"/>
          <w:bCs w:val="1"/>
          <w:rtl w:val="0"/>
        </w:rPr>
        <w:t xml:space="preserve"> two examples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weak or inappropriate</w:t>
      </w:r>
      <w:r w:rsidDel="00000000" w:rsidR="00000000" w:rsidRPr="00000000">
        <w:rPr>
          <w:rFonts w:ascii="Times New Roman" w:cs="Times New Roman" w:eastAsia="Times New Roman" w:hAnsi="Times New Roman"/>
          <w:b w:val="1"/>
          <w:bCs w:val="1"/>
          <w:rtl w:val="0"/>
        </w:rPr>
        <w:t xml:space="preserve"> lexical substitution</w:t>
      </w:r>
      <w:r w:rsidDel="00000000" w:rsidR="00000000" w:rsidRPr="00000000">
        <w:rPr>
          <w:rFonts w:ascii="Times New Roman" w:cs="Times New Roman" w:eastAsia="Times New Roman" w:hAnsi="Times New Roman"/>
          <w:rtl w:val="0"/>
        </w:rPr>
        <w:t xml:space="preserve"> (e.g., poor synonym choice or informal wording) in the AI-generated paraphrase. </w:t>
      </w:r>
      <w:r w:rsidDel="00000000" w:rsidR="00000000" w:rsidRPr="00000000">
        <w:rPr>
          <w:rFonts w:ascii="Times New Roman" w:cs="Times New Roman" w:eastAsia="Times New Roman" w:hAnsi="Times New Roman"/>
          <w:b w:val="1"/>
          <w:bCs w:val="1"/>
          <w:rtl w:val="0"/>
        </w:rPr>
        <w:t xml:space="preserve">Suggest more appropriate academic alternatives for each example.</w:t>
      </w:r>
    </w:p>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1: “very fast,” not that engaging</w:t>
      </w:r>
    </w:p>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Alternate: “at lightning speeds”</w:t>
      </w:r>
    </w:p>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 “judge online information critically” wording is a little weird ard to read</w:t>
      </w:r>
    </w:p>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Alternate: “critically judge information presented online” just re arranged</w:t>
      </w:r>
    </w:p>
    <w:p w:rsidR="00000000" w:rsidDel="00000000" w:rsidP="00000000" w:rsidRDefault="00000000" w:rsidRPr="00000000" w14:paraId="0000007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Question 3:</w:t>
      </w:r>
      <w:r w:rsidDel="00000000" w:rsidR="00000000" w:rsidRPr="00000000">
        <w:rPr>
          <w:rFonts w:ascii="Times New Roman" w:cs="Times New Roman" w:eastAsia="Times New Roman" w:hAnsi="Times New Roman"/>
          <w:b w:val="1"/>
          <w:bCs w:val="1"/>
          <w:rtl w:val="0"/>
        </w:rPr>
        <w:t xml:space="preserve"> Paraphrase (4 marks)</w:t>
      </w:r>
    </w:p>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Rewrite</w:t>
      </w:r>
      <w:r w:rsidDel="00000000" w:rsidR="00000000" w:rsidRPr="00000000">
        <w:rPr>
          <w:rFonts w:ascii="Times New Roman" w:cs="Times New Roman" w:eastAsia="Times New Roman" w:hAnsi="Times New Roman"/>
          <w:rtl w:val="0"/>
        </w:rPr>
        <w:t xml:space="preserve"> the paragraph using your own words while maintaining the original meaning and avoiding plagiarism. Use appropriate academic vocabulary and sentence restructuring.</w:t>
      </w:r>
    </w:p>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w:t>
      </w:r>
    </w:p>
    <w:p w:rsidR="00000000" w:rsidDel="00000000" w:rsidP="00000000" w:rsidRDefault="00000000" w:rsidRPr="00000000" w14:paraId="0000008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riginal Paragraph</w:t>
      </w:r>
    </w:p>
    <w:p w:rsidR="00000000" w:rsidDel="00000000" w:rsidP="00000000" w:rsidRDefault="00000000" w:rsidRPr="00000000" w14:paraId="0000008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platforms have transformed how people engage with politics. They allow individuals to share opinions, access news, and mobilize for social causes. However, misinformation and polarizing content spread quickly on these platforms. Algorithms can amplify divisive posts, increasing societal polarization. Media literacy education is essential to critically evaluate information online.</w:t>
      </w:r>
    </w:p>
    <w:p w:rsidR="00000000" w:rsidDel="00000000" w:rsidP="00000000" w:rsidRDefault="00000000" w:rsidRPr="00000000" w14:paraId="0000008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 paragaph</w:t>
      </w:r>
    </w:p>
    <w:p w:rsidR="00000000" w:rsidDel="00000000" w:rsidP="00000000" w:rsidRDefault="00000000" w:rsidRPr="00000000" w14:paraId="0000008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impact of social media is the way it completely changed the political landscape for the average person. Social media did this by</w:t>
      </w:r>
      <w:sdt>
        <w:sdtPr>
          <w:id w:val="-295609914"/>
          <w:tag w:val="goog_rdk_11"/>
        </w:sdtPr>
        <w:sdtContent>
          <w:del w:author="Nimrah Nazim" w:id="9" w:date="2026-03-31T17:06:40Z">
            <w:r w:rsidDel="00000000" w:rsidR="00000000" w:rsidRPr="00000000">
              <w:rPr>
                <w:rFonts w:ascii="Times New Roman" w:cs="Times New Roman" w:eastAsia="Times New Roman" w:hAnsi="Times New Roman"/>
                <w:rtl w:val="0"/>
              </w:rPr>
              <w:delText xml:space="preserve">:</w:delText>
            </w:r>
          </w:del>
        </w:sdtContent>
      </w:sdt>
      <w:r w:rsidDel="00000000" w:rsidR="00000000" w:rsidRPr="00000000">
        <w:rPr>
          <w:rFonts w:ascii="Times New Roman" w:cs="Times New Roman" w:eastAsia="Times New Roman" w:hAnsi="Times New Roman"/>
          <w:rtl w:val="0"/>
        </w:rPr>
        <w:t xml:space="preserve"> enabling us to share opinions, access news, and rally around a single cause with ease. However, they also introduce serious challenges, particularly the rapid spread of misinformation and extremist approach to interpreting content. A key contributing factor to such extremism is that ‘controversial’ posts are promoted. To counter these effects, we must always critically judge information presented online.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3E34F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E34F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E34F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3E34F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E34F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E34F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E34F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E34F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E34F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E34F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E34F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E34F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E34F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E34F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E34F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E34F4"/>
    <w:rPr>
      <w:i w:val="1"/>
      <w:iCs w:val="1"/>
      <w:color w:val="404040" w:themeColor="text1" w:themeTint="0000BF"/>
    </w:rPr>
  </w:style>
  <w:style w:type="paragraph" w:styleId="ListParagraph">
    <w:name w:val="List Paragraph"/>
    <w:basedOn w:val="Normal"/>
    <w:uiPriority w:val="34"/>
    <w:qFormat w:val="1"/>
    <w:rsid w:val="003E34F4"/>
    <w:pPr>
      <w:ind w:left="720"/>
      <w:contextualSpacing w:val="1"/>
    </w:pPr>
  </w:style>
  <w:style w:type="character" w:styleId="IntenseEmphasis">
    <w:name w:val="Intense Emphasis"/>
    <w:basedOn w:val="DefaultParagraphFont"/>
    <w:uiPriority w:val="21"/>
    <w:qFormat w:val="1"/>
    <w:rsid w:val="003E34F4"/>
    <w:rPr>
      <w:i w:val="1"/>
      <w:iCs w:val="1"/>
      <w:color w:val="2f5496" w:themeColor="accent1" w:themeShade="0000BF"/>
    </w:rPr>
  </w:style>
  <w:style w:type="paragraph" w:styleId="IntenseQuote">
    <w:name w:val="Intense Quote"/>
    <w:basedOn w:val="Normal"/>
    <w:next w:val="Normal"/>
    <w:link w:val="IntenseQuoteChar"/>
    <w:uiPriority w:val="30"/>
    <w:qFormat w:val="1"/>
    <w:rsid w:val="003E34F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E34F4"/>
    <w:rPr>
      <w:i w:val="1"/>
      <w:iCs w:val="1"/>
      <w:color w:val="2f5496" w:themeColor="accent1" w:themeShade="0000BF"/>
    </w:rPr>
  </w:style>
  <w:style w:type="character" w:styleId="IntenseReference">
    <w:name w:val="Intense Reference"/>
    <w:basedOn w:val="DefaultParagraphFont"/>
    <w:uiPriority w:val="32"/>
    <w:qFormat w:val="1"/>
    <w:rsid w:val="003E34F4"/>
    <w:rPr>
      <w:b w:val="1"/>
      <w:bCs w:val="1"/>
      <w:smallCaps w:val="1"/>
      <w:color w:val="2f5496" w:themeColor="accent1" w:themeShade="0000BF"/>
      <w:spacing w:val="5"/>
    </w:rPr>
  </w:style>
  <w:style w:type="table" w:styleId="TableGrid">
    <w:name w:val="Table Grid"/>
    <w:basedOn w:val="TableNormal"/>
    <w:uiPriority w:val="39"/>
    <w:rsid w:val="00126CC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urAXisxI/q5/ib+nFQ952LXXMg==">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2026-02-08T12:52:00Z</dcterms:created>
  <dc:creator>dell</dc:creator>
</cp:coreProperties>
</file>