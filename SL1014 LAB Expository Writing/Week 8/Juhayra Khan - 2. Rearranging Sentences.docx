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Worksheet: Rearranging Sentences and Writing Thesis Statements</w:t>
      </w:r>
    </w:p>
    <w:p w:rsidR="00000000" w:rsidDel="00000000" w:rsidP="00000000" w:rsidRDefault="00000000" w:rsidRPr="00000000" w14:paraId="00000002">
      <w:pPr>
        <w:keepNext w:val="0"/>
        <w:keepLines w:val="0"/>
        <w:spacing w:befor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Marks: 27</w:t>
      </w:r>
    </w:p>
    <w:p w:rsidR="00000000" w:rsidDel="00000000" w:rsidP="00000000" w:rsidRDefault="00000000" w:rsidRPr="00000000" w14:paraId="00000003">
      <w:pPr>
        <w:keepNext w:val="0"/>
        <w:keepLines w:val="0"/>
        <w:spacing w:befor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A (Marks </w:t>
      </w:r>
      <w:sdt>
        <w:sdtPr>
          <w:id w:val="746726865"/>
          <w:tag w:val="goog_rdk_0"/>
        </w:sdtPr>
        <w:sdtContent>
          <w:ins w:author="Nimrah Nazim" w:id="0" w:date="2026-04-12T08:33:33Z">
            <w:r w:rsidDel="00000000" w:rsidR="00000000" w:rsidRPr="00000000">
              <w:rPr>
                <w:rFonts w:ascii="Times New Roman" w:cs="Times New Roman" w:eastAsia="Times New Roman" w:hAnsi="Times New Roman"/>
                <w:b w:val="1"/>
                <w:bCs w:val="1"/>
                <w:sz w:val="28"/>
                <w:szCs w:val="28"/>
                <w:rtl w:val="0"/>
              </w:rPr>
              <w:t xml:space="preserve">17/</w:t>
            </w:r>
          </w:ins>
        </w:sdtContent>
      </w:sdt>
      <w:r w:rsidDel="00000000" w:rsidR="00000000" w:rsidRPr="00000000">
        <w:rPr>
          <w:rFonts w:ascii="Times New Roman" w:cs="Times New Roman" w:eastAsia="Times New Roman" w:hAnsi="Times New Roman"/>
          <w:b w:val="1"/>
          <w:bCs w:val="1"/>
          <w:sz w:val="28"/>
          <w:szCs w:val="28"/>
          <w:rtl w:val="0"/>
        </w:rPr>
        <w:t xml:space="preserve">18)</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the given building sentences logically between Hook and Thesis Statement. There might be distractor sentences, if present, point them out. </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Popularity of Minimalism</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In an age defined by excess, more people are choosing to live with less.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w:t>
      </w:r>
      <w:sdt>
        <w:sdtPr>
          <w:id w:val="-2113559177"/>
          <w:tag w:val="goog_rdk_1"/>
        </w:sdtPr>
        <w:sdtContent>
          <w:ins w:author="Nimrah Nazim" w:id="1" w:date="2026-04-11T16:56:27Z">
            <w:r w:rsidDel="00000000" w:rsidR="00000000" w:rsidRPr="00000000">
              <w:rPr>
                <w:rFonts w:ascii="Times New Roman" w:cs="Times New Roman" w:eastAsia="Times New Roman" w:hAnsi="Times New Roman"/>
                <w:b w:val="1"/>
                <w:bCs w:val="1"/>
                <w:sz w:val="24"/>
                <w:szCs w:val="24"/>
                <w:rtl w:val="0"/>
              </w:rPr>
              <w:t xml:space="preserve"> 3/3</w:t>
            </w:r>
          </w:ins>
        </w:sdtContent>
      </w:sdt>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rtl w:val="0"/>
        </w:rPr>
        <w:t xml:space="preserve">( ) Social media influencers frequently promote luxury lifestyles.</w:t>
        <w:br w:type="textWrapping"/>
      </w:r>
      <w:r w:rsidDel="00000000" w:rsidR="00000000" w:rsidRPr="00000000">
        <w:rPr>
          <w:rFonts w:ascii="Times New Roman" w:cs="Times New Roman" w:eastAsia="Times New Roman" w:hAnsi="Times New Roman"/>
          <w:sz w:val="24"/>
          <w:szCs w:val="24"/>
          <w:shd w:fill="d9ead3" w:val="clear"/>
          <w:rtl w:val="0"/>
        </w:rPr>
        <w:t xml:space="preserve"> ( ) Many individuals report feeling overwhelmed by clutter, debt, and constant consumption.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b6d7a8" w:val="clear"/>
          <w:rtl w:val="0"/>
        </w:rPr>
        <w:t xml:space="preserve"> ( ) As a result, movements advocating intentional living have gained momentum.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6aa84f" w:val="clear"/>
          <w:rtl w:val="0"/>
        </w:rPr>
        <w:t xml:space="preserve"> ( ) Minimalist communities now share strategies for simplifying possessions and priorities.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br w:type="textWrapping"/>
      </w:r>
      <w:r w:rsidDel="00000000" w:rsidR="00000000" w:rsidRPr="00000000">
        <w:rPr>
          <w:rFonts w:ascii="Times New Roman" w:cs="Times New Roman" w:eastAsia="Times New Roman" w:hAnsi="Times New Roman"/>
          <w:sz w:val="24"/>
          <w:szCs w:val="24"/>
          <w:rtl w:val="0"/>
        </w:rPr>
        <w:t xml:space="preserve"> Minimalism is gaining popularity because it reduces stress, promotes financial freedom, and encourages intentional living.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 2,3,4</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2 is a problem, 3 is a response/solution and then 4 is an implementation of the solution</w:t>
        <w:br w:type="textWrapping"/>
        <w:t xml:space="preserve"> Distractor: 1</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Influence of Streaming Platforms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Not long ago, families gathered around televisions at scheduled times to watch their favorite shows.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w:t>
      </w:r>
      <w:sdt>
        <w:sdtPr>
          <w:id w:val="866801977"/>
          <w:tag w:val="goog_rdk_2"/>
        </w:sdtPr>
        <w:sdtContent>
          <w:ins w:author="Nimrah Nazim" w:id="2" w:date="2026-04-11T16:56:37Z">
            <w:r w:rsidDel="00000000" w:rsidR="00000000" w:rsidRPr="00000000">
              <w:rPr>
                <w:rFonts w:ascii="Times New Roman" w:cs="Times New Roman" w:eastAsia="Times New Roman" w:hAnsi="Times New Roman"/>
                <w:b w:val="1"/>
                <w:bCs w:val="1"/>
                <w:sz w:val="24"/>
                <w:szCs w:val="24"/>
                <w:rtl w:val="0"/>
              </w:rPr>
              <w:t xml:space="preserve"> 3/3</w:t>
            </w:r>
          </w:ins>
        </w:sdtContent>
      </w:sdt>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d9ead3" w:val="clear"/>
          <w:rtl w:val="0"/>
        </w:rPr>
        <w:t xml:space="preserve">( ) Streaming platforms now allow viewers to watch content whenever and wherever they choose.</w:t>
        <w:br w:type="textWrapping"/>
      </w:r>
      <w:r w:rsidDel="00000000" w:rsidR="00000000" w:rsidRPr="00000000">
        <w:rPr>
          <w:rFonts w:ascii="Times New Roman" w:cs="Times New Roman" w:eastAsia="Times New Roman" w:hAnsi="Times New Roman"/>
          <w:sz w:val="24"/>
          <w:szCs w:val="24"/>
          <w:rtl w:val="0"/>
        </w:rPr>
        <w:t xml:space="preserve"> ( ) Traditional cinema remains an important cultural institution.</w:t>
        <w:br w:type="textWrapping"/>
        <w:t xml:space="preserve"> </w:t>
      </w:r>
      <w:r w:rsidDel="00000000" w:rsidR="00000000" w:rsidRPr="00000000">
        <w:rPr>
          <w:rFonts w:ascii="Times New Roman" w:cs="Times New Roman" w:eastAsia="Times New Roman" w:hAnsi="Times New Roman"/>
          <w:sz w:val="24"/>
          <w:szCs w:val="24"/>
          <w:shd w:fill="93c47d" w:val="clear"/>
          <w:rtl w:val="0"/>
        </w:rPr>
        <w:t xml:space="preserve">( ) This shift has fundamentally altered how stories are consumed and discussed.</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b6d7a8" w:val="clear"/>
          <w:rtl w:val="0"/>
        </w:rPr>
        <w:t xml:space="preserve">( ) Entire seasons are often released simultaneously, encouraging binge-watching.</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br w:type="textWrapping"/>
      </w:r>
      <w:r w:rsidDel="00000000" w:rsidR="00000000" w:rsidRPr="00000000">
        <w:rPr>
          <w:rFonts w:ascii="Times New Roman" w:cs="Times New Roman" w:eastAsia="Times New Roman" w:hAnsi="Times New Roman"/>
          <w:sz w:val="24"/>
          <w:szCs w:val="24"/>
          <w:rtl w:val="0"/>
        </w:rPr>
        <w:t xml:space="preserve"> Streaming platforms have transformed entertainment by redefining viewing habits, altering production strategies, and reshaping cultural conversations.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Order:1,4,3</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1 is a hook statement of sorts, 4 is the only statement that makes sense to precede 3 so that ‘this shift’ makes sense</w:t>
        <w:br w:type="textWrapping"/>
        <w:t xml:space="preserve"> Distractor: 2</w:t>
        <w:br w:type="textWrapping"/>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Ethics of Genetic Engineering</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For centuries, humanity has sought ways to overcome disease and extend life.</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ead3" w:val="clear"/>
          <w:rtl w:val="0"/>
        </w:rPr>
        <w:t xml:space="preserve">( ) Recent advances in gene-editing technologies have made such ambitions increasingly realistic.</w:t>
        <w:br w:type="textWrapping"/>
      </w:r>
      <w:r w:rsidDel="00000000" w:rsidR="00000000" w:rsidRPr="00000000">
        <w:rPr>
          <w:rFonts w:ascii="Times New Roman" w:cs="Times New Roman" w:eastAsia="Times New Roman" w:hAnsi="Times New Roman"/>
          <w:sz w:val="24"/>
          <w:szCs w:val="24"/>
          <w:shd w:fill="93c47d" w:val="clear"/>
          <w:rtl w:val="0"/>
        </w:rPr>
        <w:t xml:space="preserve"> ( ) However, the ability to alter DNA raises profound ethical concerns.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b6d7a8" w:val="clear"/>
          <w:rtl w:val="0"/>
        </w:rPr>
        <w:t xml:space="preserve"> ( ) CRISPR technology allows scientists to modify genetic sequences with unprecedented precision.</w:t>
      </w:r>
      <w:r w:rsidDel="00000000" w:rsidR="00000000" w:rsidRPr="00000000">
        <w:rPr>
          <w:rFonts w:ascii="Times New Roman" w:cs="Times New Roman" w:eastAsia="Times New Roman" w:hAnsi="Times New Roman"/>
          <w:sz w:val="24"/>
          <w:szCs w:val="24"/>
          <w:rtl w:val="0"/>
        </w:rPr>
        <w:br w:type="textWrapping"/>
        <w:t xml:space="preserve"> ( ) Agricultural innovation has historically improved crop yields.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r>
      <w:sdt>
        <w:sdtPr>
          <w:id w:val="1035199380"/>
          <w:tag w:val="goog_rdk_3"/>
        </w:sdtPr>
        <w:sdtContent>
          <w:ins w:author="Nimrah Nazim" w:id="3" w:date="2026-04-11T16:56:52Z">
            <w:r w:rsidDel="00000000" w:rsidR="00000000" w:rsidRPr="00000000">
              <w:rPr>
                <w:rFonts w:ascii="Times New Roman" w:cs="Times New Roman" w:eastAsia="Times New Roman" w:hAnsi="Times New Roman"/>
                <w:b w:val="1"/>
                <w:bCs w:val="1"/>
                <w:sz w:val="24"/>
                <w:szCs w:val="24"/>
                <w:rtl w:val="0"/>
              </w:rPr>
              <w:t xml:space="preserve"> 3/3</w:t>
            </w:r>
          </w:ins>
        </w:sdtContent>
      </w:sdt>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While genetic engineering offers significant medical benefits, it also presents ethical dilemmas that demand careful regulation.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 1,3,2</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Justification: 1 is a statement followed by 3, the example, and 2 is the contradiction</w:t>
        <w:br w:type="textWrapping"/>
        <w:t xml:space="preserve"> Distractor: 4 </w:t>
        <w:br w:type="textWrapping"/>
      </w:r>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Decline of Print Newspapers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For over a century, newspapers were the primary source of daily information.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w:t>
      </w:r>
      <w:sdt>
        <w:sdtPr>
          <w:id w:val="-1806692270"/>
          <w:tag w:val="goog_rdk_4"/>
        </w:sdtPr>
        <w:sdtContent>
          <w:ins w:author="Nimrah Nazim" w:id="4" w:date="2026-04-11T16:57:08Z">
            <w:r w:rsidDel="00000000" w:rsidR="00000000" w:rsidRPr="00000000">
              <w:rPr>
                <w:rFonts w:ascii="Times New Roman" w:cs="Times New Roman" w:eastAsia="Times New Roman" w:hAnsi="Times New Roman"/>
                <w:b w:val="1"/>
                <w:bCs w:val="1"/>
                <w:sz w:val="24"/>
                <w:szCs w:val="24"/>
                <w:rtl w:val="0"/>
              </w:rPr>
              <w:t xml:space="preserve"> 2/3</w:t>
            </w:r>
          </w:ins>
        </w:sdtContent>
      </w:sdt>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shd w:fill="d9ead3" w:val="clear"/>
          <w:rtl w:val="0"/>
        </w:rPr>
        <w:t xml:space="preserve">( ) Advertising revenue once sustained large newsroom staffs.</w:t>
        <w:br w:type="textWrapping"/>
      </w:r>
      <w:r w:rsidDel="00000000" w:rsidR="00000000" w:rsidRPr="00000000">
        <w:rPr>
          <w:rFonts w:ascii="Times New Roman" w:cs="Times New Roman" w:eastAsia="Times New Roman" w:hAnsi="Times New Roman"/>
          <w:sz w:val="24"/>
          <w:szCs w:val="24"/>
          <w:shd w:fill="b6d7a8" w:val="clear"/>
          <w:rtl w:val="0"/>
        </w:rPr>
        <w:t xml:space="preserve"> ( ) However, digital media has drastically changed how people access news.</w:t>
        <w:br w:type="textWrapping"/>
      </w:r>
      <w:r w:rsidDel="00000000" w:rsidR="00000000" w:rsidRPr="00000000">
        <w:rPr>
          <w:rFonts w:ascii="Times New Roman" w:cs="Times New Roman" w:eastAsia="Times New Roman" w:hAnsi="Times New Roman"/>
          <w:sz w:val="24"/>
          <w:szCs w:val="24"/>
          <w:shd w:fill="93c47d" w:val="clear"/>
          <w:rtl w:val="0"/>
        </w:rPr>
        <w:t xml:space="preserve"> ( ) Many readers now rely on smartphones for instant updates.</w:t>
        <w:br w:type="textWrapping"/>
      </w:r>
      <w:r w:rsidDel="00000000" w:rsidR="00000000" w:rsidRPr="00000000">
        <w:rPr>
          <w:rFonts w:ascii="Times New Roman" w:cs="Times New Roman" w:eastAsia="Times New Roman" w:hAnsi="Times New Roman"/>
          <w:sz w:val="24"/>
          <w:szCs w:val="24"/>
          <w:shd w:fill="6aa84f" w:val="clear"/>
          <w:rtl w:val="0"/>
        </w:rPr>
        <w:t xml:space="preserve"> ( ) Print circulation has steadily decreased over the past two decades.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br w:type="textWrapping"/>
      </w:r>
      <w:r w:rsidDel="00000000" w:rsidR="00000000" w:rsidRPr="00000000">
        <w:rPr>
          <w:rFonts w:ascii="Times New Roman" w:cs="Times New Roman" w:eastAsia="Times New Roman" w:hAnsi="Times New Roman"/>
          <w:sz w:val="24"/>
          <w:szCs w:val="24"/>
          <w:rtl w:val="0"/>
        </w:rPr>
        <w:t xml:space="preserve"> Print newspapers are declining because digital platforms provide faster access, lower costs, and broader audience reach.</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 </w:t>
      </w:r>
      <w:sdt>
        <w:sdtPr>
          <w:id w:val="1844249052"/>
          <w:tag w:val="goog_rdk_5"/>
        </w:sdtPr>
        <w:sdtContent>
          <w:del w:author="Nimrah Nazim" w:id="5" w:date="2026-04-11T16:57:01Z">
            <w:r w:rsidDel="00000000" w:rsidR="00000000" w:rsidRPr="00000000">
              <w:rPr>
                <w:rFonts w:ascii="Times New Roman" w:cs="Times New Roman" w:eastAsia="Times New Roman" w:hAnsi="Times New Roman"/>
                <w:sz w:val="24"/>
                <w:szCs w:val="24"/>
                <w:rtl w:val="0"/>
              </w:rPr>
              <w:delText xml:space="preserve">1</w:delText>
            </w:r>
          </w:del>
        </w:sdtContent>
      </w:sdt>
      <w:r w:rsidDel="00000000" w:rsidR="00000000" w:rsidRPr="00000000">
        <w:rPr>
          <w:rFonts w:ascii="Times New Roman" w:cs="Times New Roman" w:eastAsia="Times New Roman" w:hAnsi="Times New Roman"/>
          <w:sz w:val="24"/>
          <w:szCs w:val="24"/>
          <w:rtl w:val="0"/>
        </w:rPr>
        <w:t xml:space="preserve">,2,3,4</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(reading it in order just fits) 1 is before, 2 is transition to now, 3 is now, 4 is the ‘as a result’</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Distractor: none</w:t>
      </w:r>
      <w:sdt>
        <w:sdtPr>
          <w:id w:val="897625809"/>
          <w:tag w:val="goog_rdk_6"/>
        </w:sdtPr>
        <w:sdtContent>
          <w:ins w:author="Nimrah Nazim" w:id="6" w:date="2026-04-11T16:57:05Z">
            <w:r w:rsidDel="00000000" w:rsidR="00000000" w:rsidRPr="00000000">
              <w:rPr>
                <w:rFonts w:ascii="Times New Roman" w:cs="Times New Roman" w:eastAsia="Times New Roman" w:hAnsi="Times New Roman"/>
                <w:sz w:val="24"/>
                <w:szCs w:val="24"/>
                <w:rtl w:val="0"/>
              </w:rPr>
              <w:t xml:space="preserve"> 1</w:t>
            </w:r>
          </w:ins>
        </w:sdtContent>
      </w:sdt>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Psychological Effects of Social Comparison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Humans have always compared themselves to others.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w:t>
      </w:r>
      <w:sdt>
        <w:sdtPr>
          <w:id w:val="-1600654438"/>
          <w:tag w:val="goog_rdk_7"/>
        </w:sdtPr>
        <w:sdtContent>
          <w:ins w:author="Nimrah Nazim" w:id="7" w:date="2026-04-11T16:57:19Z">
            <w:r w:rsidDel="00000000" w:rsidR="00000000" w:rsidRPr="00000000">
              <w:rPr>
                <w:rFonts w:ascii="Times New Roman" w:cs="Times New Roman" w:eastAsia="Times New Roman" w:hAnsi="Times New Roman"/>
                <w:b w:val="1"/>
                <w:bCs w:val="1"/>
                <w:sz w:val="24"/>
                <w:szCs w:val="24"/>
                <w:rtl w:val="0"/>
              </w:rPr>
              <w:t xml:space="preserve"> 3/3</w:t>
            </w:r>
          </w:ins>
        </w:sdtContent>
      </w:sdt>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b6d7a8" w:val="clear"/>
          <w:rtl w:val="0"/>
        </w:rPr>
        <w:t xml:space="preserve">( ) Social media has intensified this tendency by making curated lives constantly visible.</w:t>
        <w:br w:type="textWrapping"/>
      </w:r>
      <w:r w:rsidDel="00000000" w:rsidR="00000000" w:rsidRPr="00000000">
        <w:rPr>
          <w:rFonts w:ascii="Times New Roman" w:cs="Times New Roman" w:eastAsia="Times New Roman" w:hAnsi="Times New Roman"/>
          <w:sz w:val="24"/>
          <w:szCs w:val="24"/>
          <w:shd w:fill="6aa84f" w:val="clear"/>
          <w:rtl w:val="0"/>
        </w:rPr>
        <w:t xml:space="preserve"> ( ) This exposure often leads to unrealistic standards and decreased self-esteem.</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ead3" w:val="clear"/>
          <w:rtl w:val="0"/>
        </w:rPr>
        <w:t xml:space="preserve">( ) In ancient societies, comparisons were limited to small communities.</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93c47d" w:val="clear"/>
          <w:rtl w:val="0"/>
        </w:rPr>
        <w:t xml:space="preserve">( ) Many users consciously edit their online identities to appear more successful.</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br w:type="textWrapping"/>
      </w:r>
      <w:r w:rsidDel="00000000" w:rsidR="00000000" w:rsidRPr="00000000">
        <w:rPr>
          <w:rFonts w:ascii="Times New Roman" w:cs="Times New Roman" w:eastAsia="Times New Roman" w:hAnsi="Times New Roman"/>
          <w:sz w:val="24"/>
          <w:szCs w:val="24"/>
          <w:rtl w:val="0"/>
        </w:rPr>
        <w:t xml:space="preserve"> Social media amplifies social comparison, negatively affecting self-image, emotional well-being, and interpersonal relationships.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 3,1,4,2</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3 is before, 1’s ‘this tendency’ fits 3, so it must be after that, 4 must be before 2 to fit the ‘this exposure’ part, (even though it feels disjointed? But there can’t be 2 distractor and they are linked) </w:t>
        <w:br w:type="textWrapping"/>
        <w:t xml:space="preserve"> Distractor: none</w:t>
      </w:r>
    </w:p>
    <w:p w:rsidR="00000000" w:rsidDel="00000000" w:rsidP="00000000" w:rsidRDefault="00000000" w:rsidRPr="00000000" w14:paraId="0000002D">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t>
      </w:r>
    </w:p>
    <w:p w:rsidR="00000000" w:rsidDel="00000000" w:rsidP="00000000" w:rsidRDefault="00000000" w:rsidRPr="00000000" w14:paraId="0000002E">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The Commercialization of Higher Education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br w:type="textWrapping"/>
      </w:r>
      <w:r w:rsidDel="00000000" w:rsidR="00000000" w:rsidRPr="00000000">
        <w:rPr>
          <w:rFonts w:ascii="Times New Roman" w:cs="Times New Roman" w:eastAsia="Times New Roman" w:hAnsi="Times New Roman"/>
          <w:sz w:val="24"/>
          <w:szCs w:val="24"/>
          <w:rtl w:val="0"/>
        </w:rPr>
        <w:t xml:space="preserve"> Universities were once regarded primarily as centers of intellectual exploration.</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Sentences: </w:t>
      </w:r>
      <w:sdt>
        <w:sdtPr>
          <w:id w:val="1309497074"/>
          <w:tag w:val="goog_rdk_8"/>
        </w:sdtPr>
        <w:sdtContent>
          <w:ins w:author="Nimrah Nazim" w:id="8" w:date="2026-04-12T08:32:34Z">
            <w:r w:rsidDel="00000000" w:rsidR="00000000" w:rsidRPr="00000000">
              <w:rPr>
                <w:rFonts w:ascii="Times New Roman" w:cs="Times New Roman" w:eastAsia="Times New Roman" w:hAnsi="Times New Roman"/>
                <w:b w:val="1"/>
                <w:bCs w:val="1"/>
                <w:sz w:val="24"/>
                <w:szCs w:val="24"/>
                <w:rtl w:val="0"/>
              </w:rPr>
              <w:t xml:space="preserve">3/3</w:t>
            </w:r>
          </w:ins>
        </w:sdtContent>
      </w:sdt>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b6d7a8" w:val="clear"/>
          <w:rtl w:val="0"/>
        </w:rPr>
        <w:t xml:space="preserve">( ) Tuition fees have increased significantly in many countries.</w:t>
        <w:br w:type="textWrapping"/>
      </w:r>
      <w:r w:rsidDel="00000000" w:rsidR="00000000" w:rsidRPr="00000000">
        <w:rPr>
          <w:rFonts w:ascii="Times New Roman" w:cs="Times New Roman" w:eastAsia="Times New Roman" w:hAnsi="Times New Roman"/>
          <w:sz w:val="24"/>
          <w:szCs w:val="24"/>
          <w:shd w:fill="d9ead3" w:val="clear"/>
          <w:rtl w:val="0"/>
        </w:rPr>
        <w:t xml:space="preserve"> ( ) However, modern institutions increasingly operate according to market principles.</w:t>
        <w:br w:type="textWrapping"/>
      </w:r>
      <w:r w:rsidDel="00000000" w:rsidR="00000000" w:rsidRPr="00000000">
        <w:rPr>
          <w:rFonts w:ascii="Times New Roman" w:cs="Times New Roman" w:eastAsia="Times New Roman" w:hAnsi="Times New Roman"/>
          <w:sz w:val="24"/>
          <w:szCs w:val="24"/>
          <w:shd w:fill="93c47d" w:val="clear"/>
          <w:rtl w:val="0"/>
        </w:rPr>
        <w:t xml:space="preserve"> ( ) Marketing campaigns now promote campuses using corporate branding strategies.</w:t>
        <w:br w:type="textWrapping"/>
      </w:r>
      <w:r w:rsidDel="00000000" w:rsidR="00000000" w:rsidRPr="00000000">
        <w:rPr>
          <w:rFonts w:ascii="Times New Roman" w:cs="Times New Roman" w:eastAsia="Times New Roman" w:hAnsi="Times New Roman"/>
          <w:sz w:val="24"/>
          <w:szCs w:val="24"/>
          <w:rtl w:val="0"/>
        </w:rPr>
        <w:t xml:space="preserve"> ( ) Many students choose majors based solely on personal passion.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w:t>
        <w:br w:type="textWrapping"/>
      </w:r>
      <w:r w:rsidDel="00000000" w:rsidR="00000000" w:rsidRPr="00000000">
        <w:rPr>
          <w:rFonts w:ascii="Times New Roman" w:cs="Times New Roman" w:eastAsia="Times New Roman" w:hAnsi="Times New Roman"/>
          <w:sz w:val="24"/>
          <w:szCs w:val="24"/>
          <w:rtl w:val="0"/>
        </w:rPr>
        <w:t xml:space="preserve"> Higher education has become increasingly commercialized, prioritizing profitability, branding, and market competitiveness over purely academic ideals.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Order: 2,1,3</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2 flows off of the hook, and 1 has to be before 3 else at the end it looks incomplete</w:t>
        <w:br w:type="textWrapping"/>
        <w:t xml:space="preserve"> Distractor: 4</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B (Marks:</w:t>
      </w:r>
      <w:sdt>
        <w:sdtPr>
          <w:id w:val="1095845537"/>
          <w:tag w:val="goog_rdk_9"/>
        </w:sdtPr>
        <w:sdtContent>
          <w:ins w:author="Nimrah Nazim" w:id="9" w:date="2026-04-12T08:37:25Z">
            <w:r w:rsidDel="00000000" w:rsidR="00000000" w:rsidRPr="00000000">
              <w:rPr>
                <w:rFonts w:ascii="Times New Roman" w:cs="Times New Roman" w:eastAsia="Times New Roman" w:hAnsi="Times New Roman"/>
                <w:b w:val="1"/>
                <w:bCs w:val="1"/>
                <w:sz w:val="28"/>
                <w:szCs w:val="28"/>
                <w:rtl w:val="0"/>
              </w:rPr>
              <w:t xml:space="preserve">7/</w:t>
            </w:r>
          </w:ins>
        </w:sdtContent>
      </w:sdt>
      <w:r w:rsidDel="00000000" w:rsidR="00000000" w:rsidRPr="00000000">
        <w:rPr>
          <w:rFonts w:ascii="Times New Roman" w:cs="Times New Roman" w:eastAsia="Times New Roman" w:hAnsi="Times New Roman"/>
          <w:b w:val="1"/>
          <w:bCs w:val="1"/>
          <w:sz w:val="28"/>
          <w:szCs w:val="28"/>
          <w:rtl w:val="0"/>
        </w:rPr>
        <w:t xml:space="preserve"> 9)</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You are given introductory paragraphs below all of which are missing thesis statements. Write a thesis statement at the end of each paragraph. Your thesis statement should clearly demonstrate your stance, and include three sub-ideas that would entail your body paragraphs </w:t>
      </w:r>
      <w:r w:rsidDel="00000000" w:rsidR="00000000" w:rsidRPr="00000000">
        <w:rPr>
          <w:rFonts w:ascii="Times New Roman" w:cs="Times New Roman" w:eastAsia="Times New Roman" w:hAnsi="Times New Roman"/>
          <w:i w:val="1"/>
          <w:iCs w:val="1"/>
          <w:sz w:val="24"/>
          <w:szCs w:val="24"/>
          <w:rtl w:val="0"/>
        </w:rPr>
        <w:t xml:space="preserve">(while ensuring parallel structure).</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decade, universities have rapidly integrated artificial intelligence tools into classrooms. From automated grading systems to AI-assisted tutoring platforms, these technologies promise efficiency and personalization. Administrators argue that AI reduces faculty workload and improves student outcomes, while technology companies promote innovation as inevitable and necessary. However, many educators remain uneasy about the long-term academic consequences of relying heavily on algorithmic systems.</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Thesis Statement:</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artificial intelligence aids a lot in higher education, widespread use risks </w:t>
      </w:r>
      <w:sdt>
        <w:sdtPr>
          <w:id w:val="-1308690045"/>
          <w:tag w:val="goog_rdk_10"/>
        </w:sdtPr>
        <w:sdtContent>
          <w:commentRangeStart w:id="0"/>
        </w:sdtContent>
      </w:sdt>
      <w:r w:rsidDel="00000000" w:rsidR="00000000" w:rsidRPr="00000000">
        <w:rPr>
          <w:rFonts w:ascii="Times New Roman" w:cs="Times New Roman" w:eastAsia="Times New Roman" w:hAnsi="Times New Roman"/>
          <w:sz w:val="24"/>
          <w:szCs w:val="24"/>
          <w:rtl w:val="0"/>
        </w:rPr>
        <w:t xml:space="preserve">neglection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of academic integrity, reduction in critical thinking, and weakening of the role of humans in the clockwork of routine life.</w:t>
      </w:r>
      <w:sdt>
        <w:sdtPr>
          <w:id w:val="-31030695"/>
          <w:tag w:val="goog_rdk_11"/>
        </w:sdtPr>
        <w:sdtContent>
          <w:commentRangeStart w:id="1"/>
        </w:sdtContent>
      </w:sdt>
      <w:r w:rsidDel="00000000" w:rsidR="00000000" w:rsidRPr="00000000">
        <w:rPr>
          <w:rtl w:val="0"/>
        </w:rPr>
      </w:r>
    </w:p>
    <w:p w:rsidR="00000000" w:rsidDel="00000000" w:rsidP="00000000" w:rsidRDefault="00000000" w:rsidRPr="00000000" w14:paraId="0000003C">
      <w:pPr>
        <w:keepNext w:val="0"/>
        <w:keepLines w:val="0"/>
        <w:spacing w:after="80" w:lineRule="auto"/>
        <w:rPr>
          <w:rFonts w:ascii="Times New Roman" w:cs="Times New Roman" w:eastAsia="Times New Roman" w:hAnsi="Times New Roman"/>
          <w:b w:val="1"/>
          <w:bCs w:val="1"/>
          <w:sz w:val="24"/>
          <w:szCs w:val="24"/>
        </w:rPr>
      </w:pP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major cities, remote work has permanently altered daily life. Coffee shops are filled with professionals attending virtual meetings, downtown office spaces stand partially empty, and residential neighborhoods experience increased daytime activity. While some celebrate this transformation as a victory for work-life balance, others warn that it may weaken professional collaboration and urban economies.</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Thesis Statement: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remote work improves flexibility, it can also weaken workplace collaboration and urban economy, and</w:t>
      </w:r>
      <w:r w:rsidDel="00000000" w:rsidR="00000000" w:rsidRPr="00000000">
        <w:rPr>
          <w:rFonts w:ascii="Times New Roman" w:cs="Times New Roman" w:eastAsia="Times New Roman" w:hAnsi="Times New Roman"/>
          <w:sz w:val="24"/>
          <w:szCs w:val="24"/>
          <w:rtl w:val="0"/>
        </w:rPr>
        <w:t xml:space="preserve"> blurs</w:t>
      </w:r>
      <w:r w:rsidDel="00000000" w:rsidR="00000000" w:rsidRPr="00000000">
        <w:rPr>
          <w:rFonts w:ascii="Times New Roman" w:cs="Times New Roman" w:eastAsia="Times New Roman" w:hAnsi="Times New Roman"/>
          <w:sz w:val="24"/>
          <w:szCs w:val="24"/>
          <w:rtl w:val="0"/>
        </w:rPr>
        <w:t xml:space="preserve"> the boundaries between professional and personal life.</w:t>
      </w:r>
    </w:p>
    <w:p w:rsidR="00000000" w:rsidDel="00000000" w:rsidP="00000000" w:rsidRDefault="00000000" w:rsidRPr="00000000" w14:paraId="00000040">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platforms were originally designed to connect people across distances. Today, however, these platforms shape political discourse, influence public opinion, and structure social interaction in profound ways. Users scroll continuously through curated images, trending opinions, and algorithmically selected information. As digital communication increasingly replaces face-to-face interaction, questions arise about how this transformation affects democratic dialogue and individual identity.</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Statement:</w:t>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has transformed modern communication by shaping political discourse and identity, yet also reducing the quality of social interaction.</w:t>
      </w:r>
      <w:sdt>
        <w:sdtPr>
          <w:id w:val="414372949"/>
          <w:tag w:val="goog_rdk_12"/>
        </w:sdtPr>
        <w:sdtContent>
          <w:ins w:author="Nimrah Nazim" w:id="10" w:date="2026-04-12T08:37:18Z">
            <w:r w:rsidDel="00000000" w:rsidR="00000000" w:rsidRPr="00000000">
              <w:rPr>
                <w:rFonts w:ascii="Times New Roman" w:cs="Times New Roman" w:eastAsia="Times New Roman" w:hAnsi="Times New Roman"/>
                <w:sz w:val="24"/>
                <w:szCs w:val="24"/>
                <w:rtl w:val="0"/>
              </w:rPr>
              <w:t xml:space="preserve"> 3rd point?</w:t>
            </w:r>
          </w:ins>
        </w:sdtContent>
      </w:sdt>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mrah Nazim" w:id="1" w:date="2026-04-12T08:35:47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parallel structure.</w:t>
      </w:r>
    </w:p>
  </w:comment>
  <w:comment w:author="Nimrah Nazim" w:id="0" w:date="2026-04-12T08:35:2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Highly colloquial word, go for a more formal alternative.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5" w15:done="0"/>
  <w15:commentEx w15:paraId="0000004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5Nk8nTAheGEjQxjERcG1KfSh1Q==">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